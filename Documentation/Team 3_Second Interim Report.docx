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4B724B" w14:textId="77777777" w:rsidR="00FE5D7B" w:rsidRDefault="00FE5D7B" w:rsidP="00B34E31">
      <w:pPr>
        <w:spacing w:after="0" w:line="480" w:lineRule="auto"/>
        <w:jc w:val="center"/>
        <w:rPr>
          <w:rFonts w:ascii="Times New Roman" w:hAnsi="Times New Roman" w:cs="Times New Roman"/>
          <w:b/>
          <w:sz w:val="56"/>
        </w:rPr>
      </w:pPr>
    </w:p>
    <w:p w14:paraId="526CA161" w14:textId="77777777" w:rsidR="00FE5D7B" w:rsidRDefault="00FE5D7B" w:rsidP="00B34E31">
      <w:pPr>
        <w:spacing w:after="0" w:line="480" w:lineRule="auto"/>
        <w:jc w:val="center"/>
        <w:rPr>
          <w:rFonts w:ascii="Times New Roman" w:hAnsi="Times New Roman" w:cs="Times New Roman"/>
          <w:b/>
          <w:sz w:val="56"/>
        </w:rPr>
      </w:pPr>
    </w:p>
    <w:p w14:paraId="2C77E313" w14:textId="77777777" w:rsidR="00FE5D7B" w:rsidRDefault="00FE5D7B" w:rsidP="00B34E31">
      <w:pPr>
        <w:spacing w:after="0" w:line="480" w:lineRule="auto"/>
        <w:jc w:val="center"/>
        <w:rPr>
          <w:rFonts w:ascii="Times New Roman" w:hAnsi="Times New Roman" w:cs="Times New Roman"/>
          <w:b/>
          <w:sz w:val="56"/>
        </w:rPr>
      </w:pPr>
    </w:p>
    <w:p w14:paraId="0E4F2BC5" w14:textId="77777777" w:rsidR="00FE5D7B" w:rsidRDefault="00FE5D7B" w:rsidP="00B34E31">
      <w:pPr>
        <w:spacing w:after="0" w:line="480" w:lineRule="auto"/>
        <w:jc w:val="center"/>
        <w:rPr>
          <w:rFonts w:ascii="Times New Roman" w:hAnsi="Times New Roman" w:cs="Times New Roman"/>
          <w:b/>
          <w:sz w:val="56"/>
        </w:rPr>
      </w:pPr>
    </w:p>
    <w:p w14:paraId="0E4ECC35" w14:textId="16DD1E88" w:rsidR="00FE5D7B" w:rsidRPr="0023465D" w:rsidRDefault="00731D03" w:rsidP="0023465D">
      <w:pPr>
        <w:spacing w:after="0" w:line="480" w:lineRule="auto"/>
        <w:jc w:val="center"/>
        <w:rPr>
          <w:rFonts w:ascii="Times New Roman" w:eastAsia="Times New Roman" w:hAnsi="Times New Roman" w:cs="Times New Roman"/>
          <w:b/>
          <w:bCs/>
          <w:sz w:val="56"/>
          <w:szCs w:val="56"/>
        </w:rPr>
      </w:pPr>
      <w:r>
        <w:rPr>
          <w:rFonts w:ascii="Times New Roman" w:eastAsia="Times New Roman" w:hAnsi="Times New Roman" w:cs="Times New Roman"/>
          <w:b/>
          <w:bCs/>
          <w:sz w:val="56"/>
          <w:szCs w:val="56"/>
        </w:rPr>
        <w:t>Optimal Blockchain Solution for IoT</w:t>
      </w:r>
    </w:p>
    <w:p w14:paraId="7FFCC419" w14:textId="77777777" w:rsidR="00FE5D7B" w:rsidRPr="0023465D" w:rsidRDefault="00FE5D7B" w:rsidP="0023465D">
      <w:pPr>
        <w:spacing w:after="0" w:line="480" w:lineRule="auto"/>
        <w:jc w:val="center"/>
        <w:rPr>
          <w:rFonts w:ascii="Times New Roman" w:eastAsia="Times New Roman" w:hAnsi="Times New Roman" w:cs="Times New Roman"/>
          <w:b/>
          <w:bCs/>
          <w:sz w:val="40"/>
          <w:szCs w:val="40"/>
        </w:rPr>
      </w:pPr>
      <w:r w:rsidRPr="0023465D">
        <w:rPr>
          <w:rFonts w:ascii="Times New Roman" w:eastAsia="Times New Roman" w:hAnsi="Times New Roman" w:cs="Times New Roman"/>
          <w:b/>
          <w:bCs/>
          <w:sz w:val="40"/>
          <w:szCs w:val="40"/>
        </w:rPr>
        <w:t>IA7900 - CAPSTONE PROJECT</w:t>
      </w:r>
    </w:p>
    <w:p w14:paraId="1EFBF1CA" w14:textId="77777777" w:rsidR="00FE5D7B" w:rsidRDefault="00FE5D7B" w:rsidP="00B34E31">
      <w:pPr>
        <w:spacing w:after="0" w:line="480" w:lineRule="auto"/>
        <w:jc w:val="center"/>
        <w:rPr>
          <w:rFonts w:ascii="Times New Roman" w:hAnsi="Times New Roman" w:cs="Times New Roman"/>
          <w:b/>
          <w:sz w:val="28"/>
        </w:rPr>
      </w:pPr>
    </w:p>
    <w:p w14:paraId="42778BDA" w14:textId="77777777" w:rsidR="00FE5D7B" w:rsidRDefault="00FE5D7B" w:rsidP="00B34E31">
      <w:pPr>
        <w:spacing w:after="0" w:line="480" w:lineRule="auto"/>
        <w:jc w:val="center"/>
        <w:rPr>
          <w:rFonts w:ascii="Times New Roman" w:hAnsi="Times New Roman" w:cs="Times New Roman"/>
          <w:b/>
          <w:sz w:val="28"/>
        </w:rPr>
      </w:pPr>
    </w:p>
    <w:p w14:paraId="7F3D103E" w14:textId="77777777" w:rsidR="00FE5D7B" w:rsidRPr="0023465D" w:rsidRDefault="00FE5D7B" w:rsidP="0023465D">
      <w:pPr>
        <w:spacing w:after="0" w:line="480" w:lineRule="auto"/>
        <w:jc w:val="center"/>
        <w:rPr>
          <w:rFonts w:ascii="Times New Roman" w:eastAsia="Times New Roman" w:hAnsi="Times New Roman" w:cs="Times New Roman"/>
          <w:b/>
          <w:bCs/>
          <w:sz w:val="28"/>
          <w:szCs w:val="28"/>
        </w:rPr>
      </w:pPr>
      <w:r w:rsidRPr="0023465D">
        <w:rPr>
          <w:rFonts w:ascii="Times New Roman" w:eastAsia="Times New Roman" w:hAnsi="Times New Roman" w:cs="Times New Roman"/>
          <w:b/>
          <w:bCs/>
          <w:sz w:val="28"/>
          <w:szCs w:val="28"/>
        </w:rPr>
        <w:t>Team Members:</w:t>
      </w:r>
    </w:p>
    <w:p w14:paraId="64A529DC" w14:textId="77777777" w:rsidR="00FE5D7B" w:rsidRPr="0023465D" w:rsidRDefault="00FE5D7B" w:rsidP="0023465D">
      <w:pPr>
        <w:spacing w:after="0" w:line="360" w:lineRule="auto"/>
        <w:jc w:val="center"/>
        <w:rPr>
          <w:rFonts w:ascii="Times New Roman" w:eastAsia="Times New Roman" w:hAnsi="Times New Roman" w:cs="Times New Roman"/>
          <w:sz w:val="32"/>
          <w:szCs w:val="32"/>
        </w:rPr>
      </w:pPr>
      <w:r w:rsidRPr="0023465D">
        <w:rPr>
          <w:rFonts w:ascii="Times New Roman" w:eastAsia="Times New Roman" w:hAnsi="Times New Roman" w:cs="Times New Roman"/>
          <w:sz w:val="32"/>
          <w:szCs w:val="32"/>
        </w:rPr>
        <w:t>Renuka Muppavarapu</w:t>
      </w:r>
    </w:p>
    <w:p w14:paraId="2F43C932" w14:textId="77777777" w:rsidR="00FE5D7B" w:rsidRPr="0023465D" w:rsidRDefault="00FE5D7B" w:rsidP="0023465D">
      <w:pPr>
        <w:spacing w:after="0" w:line="360" w:lineRule="auto"/>
        <w:jc w:val="center"/>
        <w:rPr>
          <w:rFonts w:ascii="Times New Roman" w:eastAsia="Times New Roman" w:hAnsi="Times New Roman" w:cs="Times New Roman"/>
          <w:sz w:val="32"/>
          <w:szCs w:val="32"/>
        </w:rPr>
      </w:pPr>
      <w:r w:rsidRPr="0023465D">
        <w:rPr>
          <w:rFonts w:ascii="Times New Roman" w:eastAsia="Times New Roman" w:hAnsi="Times New Roman" w:cs="Times New Roman"/>
          <w:sz w:val="32"/>
          <w:szCs w:val="32"/>
        </w:rPr>
        <w:t xml:space="preserve">Sri Harsha </w:t>
      </w:r>
      <w:proofErr w:type="spellStart"/>
      <w:r w:rsidRPr="0023465D">
        <w:rPr>
          <w:rFonts w:ascii="Times New Roman" w:eastAsia="Times New Roman" w:hAnsi="Times New Roman" w:cs="Times New Roman"/>
          <w:sz w:val="32"/>
          <w:szCs w:val="32"/>
        </w:rPr>
        <w:t>Mekala</w:t>
      </w:r>
      <w:proofErr w:type="spellEnd"/>
    </w:p>
    <w:p w14:paraId="568A48B2" w14:textId="77777777" w:rsidR="00FE5D7B" w:rsidRPr="0023465D" w:rsidRDefault="00FE5D7B" w:rsidP="0023465D">
      <w:pPr>
        <w:spacing w:after="0" w:line="360" w:lineRule="auto"/>
        <w:jc w:val="center"/>
        <w:rPr>
          <w:rFonts w:ascii="Times New Roman" w:eastAsia="Times New Roman" w:hAnsi="Times New Roman" w:cs="Times New Roman"/>
          <w:sz w:val="32"/>
          <w:szCs w:val="32"/>
        </w:rPr>
      </w:pPr>
      <w:r w:rsidRPr="0023465D">
        <w:rPr>
          <w:rFonts w:ascii="Times New Roman" w:eastAsia="Times New Roman" w:hAnsi="Times New Roman" w:cs="Times New Roman"/>
          <w:sz w:val="32"/>
          <w:szCs w:val="32"/>
        </w:rPr>
        <w:t xml:space="preserve">Sri </w:t>
      </w:r>
      <w:proofErr w:type="spellStart"/>
      <w:r w:rsidRPr="0023465D">
        <w:rPr>
          <w:rFonts w:ascii="Times New Roman" w:eastAsia="Times New Roman" w:hAnsi="Times New Roman" w:cs="Times New Roman"/>
          <w:sz w:val="32"/>
          <w:szCs w:val="32"/>
        </w:rPr>
        <w:t>Pravallika</w:t>
      </w:r>
      <w:proofErr w:type="spellEnd"/>
      <w:r w:rsidRPr="0023465D">
        <w:rPr>
          <w:rFonts w:ascii="Times New Roman" w:eastAsia="Times New Roman" w:hAnsi="Times New Roman" w:cs="Times New Roman"/>
          <w:sz w:val="32"/>
          <w:szCs w:val="32"/>
        </w:rPr>
        <w:t xml:space="preserve"> </w:t>
      </w:r>
      <w:proofErr w:type="spellStart"/>
      <w:r w:rsidRPr="0023465D">
        <w:rPr>
          <w:rFonts w:ascii="Times New Roman" w:eastAsia="Times New Roman" w:hAnsi="Times New Roman" w:cs="Times New Roman"/>
          <w:sz w:val="32"/>
          <w:szCs w:val="32"/>
        </w:rPr>
        <w:t>Maddipati</w:t>
      </w:r>
      <w:proofErr w:type="spellEnd"/>
    </w:p>
    <w:p w14:paraId="1213C416" w14:textId="77777777" w:rsidR="00FE5D7B" w:rsidRPr="0023465D" w:rsidRDefault="00FE5D7B" w:rsidP="0023465D">
      <w:pPr>
        <w:spacing w:after="0" w:line="360" w:lineRule="auto"/>
        <w:jc w:val="center"/>
        <w:rPr>
          <w:rFonts w:ascii="Times New Roman" w:eastAsia="Times New Roman" w:hAnsi="Times New Roman" w:cs="Times New Roman"/>
          <w:sz w:val="32"/>
          <w:szCs w:val="32"/>
        </w:rPr>
      </w:pPr>
      <w:r w:rsidRPr="0023465D">
        <w:rPr>
          <w:rFonts w:ascii="Times New Roman" w:eastAsia="Times New Roman" w:hAnsi="Times New Roman" w:cs="Times New Roman"/>
          <w:sz w:val="32"/>
          <w:szCs w:val="32"/>
        </w:rPr>
        <w:t xml:space="preserve">Varun </w:t>
      </w:r>
      <w:proofErr w:type="spellStart"/>
      <w:r w:rsidRPr="0023465D">
        <w:rPr>
          <w:rFonts w:ascii="Times New Roman" w:eastAsia="Times New Roman" w:hAnsi="Times New Roman" w:cs="Times New Roman"/>
          <w:sz w:val="32"/>
          <w:szCs w:val="32"/>
        </w:rPr>
        <w:t>Mamillapalli</w:t>
      </w:r>
      <w:proofErr w:type="spellEnd"/>
    </w:p>
    <w:p w14:paraId="1B56374B" w14:textId="77777777" w:rsidR="00FE5D7B" w:rsidRDefault="00FE5D7B" w:rsidP="00B34E31">
      <w:pPr>
        <w:spacing w:after="0" w:line="480" w:lineRule="auto"/>
        <w:jc w:val="center"/>
        <w:rPr>
          <w:rFonts w:ascii="Times New Roman" w:hAnsi="Times New Roman" w:cs="Times New Roman"/>
          <w:b/>
          <w:sz w:val="28"/>
        </w:rPr>
      </w:pPr>
    </w:p>
    <w:p w14:paraId="5593EDAB" w14:textId="77777777" w:rsidR="00FE5D7B" w:rsidRDefault="00FE5D7B" w:rsidP="00B34E31">
      <w:pPr>
        <w:spacing w:after="0" w:line="480" w:lineRule="auto"/>
        <w:jc w:val="center"/>
        <w:rPr>
          <w:rFonts w:ascii="Times New Roman" w:hAnsi="Times New Roman" w:cs="Times New Roman"/>
          <w:b/>
          <w:sz w:val="28"/>
        </w:rPr>
      </w:pPr>
    </w:p>
    <w:sdt>
      <w:sdtPr>
        <w:rPr>
          <w:rFonts w:asciiTheme="minorHAnsi" w:eastAsiaTheme="minorHAnsi" w:hAnsiTheme="minorHAnsi" w:cstheme="minorBidi"/>
          <w:color w:val="auto"/>
          <w:sz w:val="22"/>
          <w:szCs w:val="22"/>
        </w:rPr>
        <w:id w:val="-265851315"/>
        <w:docPartObj>
          <w:docPartGallery w:val="Table of Contents"/>
          <w:docPartUnique/>
        </w:docPartObj>
      </w:sdtPr>
      <w:sdtEndPr>
        <w:rPr>
          <w:b/>
          <w:bCs/>
          <w:noProof/>
        </w:rPr>
      </w:sdtEndPr>
      <w:sdtContent>
        <w:p w14:paraId="2711A685" w14:textId="77777777" w:rsidR="00780F05" w:rsidRDefault="00780F05" w:rsidP="004F65CF">
          <w:pPr>
            <w:pStyle w:val="TOCHeading"/>
            <w:spacing w:line="360" w:lineRule="auto"/>
          </w:pPr>
          <w:r>
            <w:t>Table of Contents</w:t>
          </w:r>
        </w:p>
        <w:p w14:paraId="668BB728" w14:textId="77777777" w:rsidR="000F6843" w:rsidRDefault="00780F05">
          <w:pPr>
            <w:pStyle w:val="TOC1"/>
            <w:tabs>
              <w:tab w:val="right" w:leader="dot" w:pos="9350"/>
            </w:tabs>
            <w:rPr>
              <w:rFonts w:eastAsiaTheme="minorEastAsia"/>
              <w:noProof/>
            </w:rPr>
          </w:pPr>
          <w:r w:rsidRPr="00290E4F">
            <w:fldChar w:fldCharType="begin"/>
          </w:r>
          <w:r w:rsidRPr="00290E4F">
            <w:instrText xml:space="preserve"> TOC \o "1-3" \h \z \u </w:instrText>
          </w:r>
          <w:r w:rsidRPr="00290E4F">
            <w:fldChar w:fldCharType="separate"/>
          </w:r>
          <w:hyperlink w:anchor="_Toc468477607" w:history="1">
            <w:r w:rsidR="000F6843" w:rsidRPr="001E2396">
              <w:rPr>
                <w:rStyle w:val="Hyperlink"/>
                <w:rFonts w:ascii="Times New Roman" w:eastAsia="Times New Roman" w:hAnsi="Times New Roman" w:cs="Times New Roman"/>
                <w:b/>
                <w:bCs/>
                <w:noProof/>
              </w:rPr>
              <w:t>Abstract</w:t>
            </w:r>
            <w:r w:rsidR="000F6843">
              <w:rPr>
                <w:noProof/>
                <w:webHidden/>
              </w:rPr>
              <w:tab/>
            </w:r>
            <w:r w:rsidR="000F6843">
              <w:rPr>
                <w:noProof/>
                <w:webHidden/>
              </w:rPr>
              <w:fldChar w:fldCharType="begin"/>
            </w:r>
            <w:r w:rsidR="000F6843">
              <w:rPr>
                <w:noProof/>
                <w:webHidden/>
              </w:rPr>
              <w:instrText xml:space="preserve"> PAGEREF _Toc468477607 \h </w:instrText>
            </w:r>
            <w:r w:rsidR="000F6843">
              <w:rPr>
                <w:noProof/>
                <w:webHidden/>
              </w:rPr>
            </w:r>
            <w:r w:rsidR="000F6843">
              <w:rPr>
                <w:noProof/>
                <w:webHidden/>
              </w:rPr>
              <w:fldChar w:fldCharType="separate"/>
            </w:r>
            <w:r w:rsidR="000F6843">
              <w:rPr>
                <w:noProof/>
                <w:webHidden/>
              </w:rPr>
              <w:t>1</w:t>
            </w:r>
            <w:r w:rsidR="000F6843">
              <w:rPr>
                <w:noProof/>
                <w:webHidden/>
              </w:rPr>
              <w:fldChar w:fldCharType="end"/>
            </w:r>
          </w:hyperlink>
        </w:p>
        <w:p w14:paraId="18FE6F9F" w14:textId="77777777" w:rsidR="000F6843" w:rsidRDefault="00C340AB">
          <w:pPr>
            <w:pStyle w:val="TOC1"/>
            <w:tabs>
              <w:tab w:val="right" w:leader="dot" w:pos="9350"/>
            </w:tabs>
            <w:rPr>
              <w:rFonts w:eastAsiaTheme="minorEastAsia"/>
              <w:noProof/>
            </w:rPr>
          </w:pPr>
          <w:hyperlink w:anchor="_Toc468477608" w:history="1">
            <w:r w:rsidR="000F6843" w:rsidRPr="001E2396">
              <w:rPr>
                <w:rStyle w:val="Hyperlink"/>
                <w:rFonts w:ascii="Times New Roman" w:hAnsi="Times New Roman" w:cs="Times New Roman"/>
                <w:b/>
                <w:noProof/>
              </w:rPr>
              <w:t>About the Sponsor</w:t>
            </w:r>
            <w:r w:rsidR="000F6843">
              <w:rPr>
                <w:noProof/>
                <w:webHidden/>
              </w:rPr>
              <w:tab/>
            </w:r>
            <w:r w:rsidR="000F6843">
              <w:rPr>
                <w:noProof/>
                <w:webHidden/>
              </w:rPr>
              <w:fldChar w:fldCharType="begin"/>
            </w:r>
            <w:r w:rsidR="000F6843">
              <w:rPr>
                <w:noProof/>
                <w:webHidden/>
              </w:rPr>
              <w:instrText xml:space="preserve"> PAGEREF _Toc468477608 \h </w:instrText>
            </w:r>
            <w:r w:rsidR="000F6843">
              <w:rPr>
                <w:noProof/>
                <w:webHidden/>
              </w:rPr>
            </w:r>
            <w:r w:rsidR="000F6843">
              <w:rPr>
                <w:noProof/>
                <w:webHidden/>
              </w:rPr>
              <w:fldChar w:fldCharType="separate"/>
            </w:r>
            <w:r w:rsidR="000F6843">
              <w:rPr>
                <w:noProof/>
                <w:webHidden/>
              </w:rPr>
              <w:t>2</w:t>
            </w:r>
            <w:r w:rsidR="000F6843">
              <w:rPr>
                <w:noProof/>
                <w:webHidden/>
              </w:rPr>
              <w:fldChar w:fldCharType="end"/>
            </w:r>
          </w:hyperlink>
        </w:p>
        <w:p w14:paraId="740CE46D" w14:textId="77777777" w:rsidR="000F6843" w:rsidRDefault="00C340AB">
          <w:pPr>
            <w:pStyle w:val="TOC1"/>
            <w:tabs>
              <w:tab w:val="right" w:leader="dot" w:pos="9350"/>
            </w:tabs>
            <w:rPr>
              <w:rFonts w:eastAsiaTheme="minorEastAsia"/>
              <w:noProof/>
            </w:rPr>
          </w:pPr>
          <w:hyperlink w:anchor="_Toc468477609" w:history="1">
            <w:r w:rsidR="000F6843" w:rsidRPr="001E2396">
              <w:rPr>
                <w:rStyle w:val="Hyperlink"/>
                <w:rFonts w:ascii="Times New Roman" w:eastAsia="Times New Roman" w:hAnsi="Times New Roman" w:cs="Times New Roman"/>
                <w:b/>
                <w:bCs/>
                <w:noProof/>
              </w:rPr>
              <w:t>1. INTRODUCTION</w:t>
            </w:r>
            <w:r w:rsidR="000F6843">
              <w:rPr>
                <w:noProof/>
                <w:webHidden/>
              </w:rPr>
              <w:tab/>
            </w:r>
            <w:r w:rsidR="000F6843">
              <w:rPr>
                <w:noProof/>
                <w:webHidden/>
              </w:rPr>
              <w:fldChar w:fldCharType="begin"/>
            </w:r>
            <w:r w:rsidR="000F6843">
              <w:rPr>
                <w:noProof/>
                <w:webHidden/>
              </w:rPr>
              <w:instrText xml:space="preserve"> PAGEREF _Toc468477609 \h </w:instrText>
            </w:r>
            <w:r w:rsidR="000F6843">
              <w:rPr>
                <w:noProof/>
                <w:webHidden/>
              </w:rPr>
            </w:r>
            <w:r w:rsidR="000F6843">
              <w:rPr>
                <w:noProof/>
                <w:webHidden/>
              </w:rPr>
              <w:fldChar w:fldCharType="separate"/>
            </w:r>
            <w:r w:rsidR="000F6843">
              <w:rPr>
                <w:noProof/>
                <w:webHidden/>
              </w:rPr>
              <w:t>3</w:t>
            </w:r>
            <w:r w:rsidR="000F6843">
              <w:rPr>
                <w:noProof/>
                <w:webHidden/>
              </w:rPr>
              <w:fldChar w:fldCharType="end"/>
            </w:r>
          </w:hyperlink>
        </w:p>
        <w:p w14:paraId="2DA4163F" w14:textId="77777777" w:rsidR="000F6843" w:rsidRDefault="00C340AB">
          <w:pPr>
            <w:pStyle w:val="TOC2"/>
            <w:rPr>
              <w:rFonts w:eastAsiaTheme="minorEastAsia"/>
              <w:noProof/>
            </w:rPr>
          </w:pPr>
          <w:hyperlink w:anchor="_Toc468477610" w:history="1">
            <w:r w:rsidR="000F6843" w:rsidRPr="001E2396">
              <w:rPr>
                <w:rStyle w:val="Hyperlink"/>
                <w:rFonts w:ascii="Times New Roman" w:eastAsia="Times New Roman" w:hAnsi="Times New Roman" w:cs="Times New Roman"/>
                <w:b/>
                <w:bCs/>
                <w:noProof/>
              </w:rPr>
              <w:t>1.1 Internet-of-Things</w:t>
            </w:r>
            <w:r w:rsidR="000F6843">
              <w:rPr>
                <w:noProof/>
                <w:webHidden/>
              </w:rPr>
              <w:tab/>
            </w:r>
            <w:r w:rsidR="000F6843">
              <w:rPr>
                <w:noProof/>
                <w:webHidden/>
              </w:rPr>
              <w:fldChar w:fldCharType="begin"/>
            </w:r>
            <w:r w:rsidR="000F6843">
              <w:rPr>
                <w:noProof/>
                <w:webHidden/>
              </w:rPr>
              <w:instrText xml:space="preserve"> PAGEREF _Toc468477610 \h </w:instrText>
            </w:r>
            <w:r w:rsidR="000F6843">
              <w:rPr>
                <w:noProof/>
                <w:webHidden/>
              </w:rPr>
            </w:r>
            <w:r w:rsidR="000F6843">
              <w:rPr>
                <w:noProof/>
                <w:webHidden/>
              </w:rPr>
              <w:fldChar w:fldCharType="separate"/>
            </w:r>
            <w:r w:rsidR="000F6843">
              <w:rPr>
                <w:noProof/>
                <w:webHidden/>
              </w:rPr>
              <w:t>3</w:t>
            </w:r>
            <w:r w:rsidR="000F6843">
              <w:rPr>
                <w:noProof/>
                <w:webHidden/>
              </w:rPr>
              <w:fldChar w:fldCharType="end"/>
            </w:r>
          </w:hyperlink>
        </w:p>
        <w:p w14:paraId="0AF6310D" w14:textId="77777777" w:rsidR="000F6843" w:rsidRDefault="00C340AB">
          <w:pPr>
            <w:pStyle w:val="TOC2"/>
            <w:rPr>
              <w:rFonts w:eastAsiaTheme="minorEastAsia"/>
              <w:noProof/>
            </w:rPr>
          </w:pPr>
          <w:hyperlink w:anchor="_Toc468477611" w:history="1">
            <w:r w:rsidR="000F6843" w:rsidRPr="001E2396">
              <w:rPr>
                <w:rStyle w:val="Hyperlink"/>
                <w:rFonts w:ascii="Times New Roman" w:eastAsia="Times New Roman" w:hAnsi="Times New Roman" w:cs="Times New Roman"/>
                <w:b/>
                <w:bCs/>
                <w:noProof/>
              </w:rPr>
              <w:t>1.2 IoT Security</w:t>
            </w:r>
            <w:r w:rsidR="000F6843">
              <w:rPr>
                <w:noProof/>
                <w:webHidden/>
              </w:rPr>
              <w:tab/>
            </w:r>
            <w:r w:rsidR="000F6843">
              <w:rPr>
                <w:noProof/>
                <w:webHidden/>
              </w:rPr>
              <w:fldChar w:fldCharType="begin"/>
            </w:r>
            <w:r w:rsidR="000F6843">
              <w:rPr>
                <w:noProof/>
                <w:webHidden/>
              </w:rPr>
              <w:instrText xml:space="preserve"> PAGEREF _Toc468477611 \h </w:instrText>
            </w:r>
            <w:r w:rsidR="000F6843">
              <w:rPr>
                <w:noProof/>
                <w:webHidden/>
              </w:rPr>
            </w:r>
            <w:r w:rsidR="000F6843">
              <w:rPr>
                <w:noProof/>
                <w:webHidden/>
              </w:rPr>
              <w:fldChar w:fldCharType="separate"/>
            </w:r>
            <w:r w:rsidR="000F6843">
              <w:rPr>
                <w:noProof/>
                <w:webHidden/>
              </w:rPr>
              <w:t>4</w:t>
            </w:r>
            <w:r w:rsidR="000F6843">
              <w:rPr>
                <w:noProof/>
                <w:webHidden/>
              </w:rPr>
              <w:fldChar w:fldCharType="end"/>
            </w:r>
          </w:hyperlink>
        </w:p>
        <w:p w14:paraId="21C4821C" w14:textId="77777777" w:rsidR="000F6843" w:rsidRDefault="00C340AB">
          <w:pPr>
            <w:pStyle w:val="TOC2"/>
            <w:rPr>
              <w:rFonts w:eastAsiaTheme="minorEastAsia"/>
              <w:noProof/>
            </w:rPr>
          </w:pPr>
          <w:hyperlink w:anchor="_Toc468477612" w:history="1">
            <w:r w:rsidR="000F6843" w:rsidRPr="001E2396">
              <w:rPr>
                <w:rStyle w:val="Hyperlink"/>
                <w:rFonts w:ascii="Times New Roman" w:eastAsia="Times New Roman" w:hAnsi="Times New Roman" w:cs="Times New Roman"/>
                <w:b/>
                <w:bCs/>
                <w:noProof/>
              </w:rPr>
              <w:t>1.3 Blockchains for IoT Security</w:t>
            </w:r>
            <w:r w:rsidR="000F6843">
              <w:rPr>
                <w:noProof/>
                <w:webHidden/>
              </w:rPr>
              <w:tab/>
            </w:r>
            <w:r w:rsidR="000F6843">
              <w:rPr>
                <w:noProof/>
                <w:webHidden/>
              </w:rPr>
              <w:fldChar w:fldCharType="begin"/>
            </w:r>
            <w:r w:rsidR="000F6843">
              <w:rPr>
                <w:noProof/>
                <w:webHidden/>
              </w:rPr>
              <w:instrText xml:space="preserve"> PAGEREF _Toc468477612 \h </w:instrText>
            </w:r>
            <w:r w:rsidR="000F6843">
              <w:rPr>
                <w:noProof/>
                <w:webHidden/>
              </w:rPr>
            </w:r>
            <w:r w:rsidR="000F6843">
              <w:rPr>
                <w:noProof/>
                <w:webHidden/>
              </w:rPr>
              <w:fldChar w:fldCharType="separate"/>
            </w:r>
            <w:r w:rsidR="000F6843">
              <w:rPr>
                <w:noProof/>
                <w:webHidden/>
              </w:rPr>
              <w:t>5</w:t>
            </w:r>
            <w:r w:rsidR="000F6843">
              <w:rPr>
                <w:noProof/>
                <w:webHidden/>
              </w:rPr>
              <w:fldChar w:fldCharType="end"/>
            </w:r>
          </w:hyperlink>
        </w:p>
        <w:p w14:paraId="0AC04378" w14:textId="77777777" w:rsidR="000F6843" w:rsidRDefault="00C340AB">
          <w:pPr>
            <w:pStyle w:val="TOC1"/>
            <w:tabs>
              <w:tab w:val="right" w:leader="dot" w:pos="9350"/>
            </w:tabs>
            <w:rPr>
              <w:rFonts w:eastAsiaTheme="minorEastAsia"/>
              <w:noProof/>
            </w:rPr>
          </w:pPr>
          <w:hyperlink w:anchor="_Toc468477613" w:history="1">
            <w:r w:rsidR="000F6843" w:rsidRPr="001E2396">
              <w:rPr>
                <w:rStyle w:val="Hyperlink"/>
                <w:rFonts w:ascii="Times New Roman" w:eastAsia="Times New Roman" w:hAnsi="Times New Roman" w:cs="Times New Roman"/>
                <w:b/>
                <w:bCs/>
                <w:noProof/>
              </w:rPr>
              <w:t>2. Bitcoin</w:t>
            </w:r>
            <w:r w:rsidR="000F6843">
              <w:rPr>
                <w:noProof/>
                <w:webHidden/>
              </w:rPr>
              <w:tab/>
            </w:r>
            <w:r w:rsidR="000F6843">
              <w:rPr>
                <w:noProof/>
                <w:webHidden/>
              </w:rPr>
              <w:fldChar w:fldCharType="begin"/>
            </w:r>
            <w:r w:rsidR="000F6843">
              <w:rPr>
                <w:noProof/>
                <w:webHidden/>
              </w:rPr>
              <w:instrText xml:space="preserve"> PAGEREF _Toc468477613 \h </w:instrText>
            </w:r>
            <w:r w:rsidR="000F6843">
              <w:rPr>
                <w:noProof/>
                <w:webHidden/>
              </w:rPr>
            </w:r>
            <w:r w:rsidR="000F6843">
              <w:rPr>
                <w:noProof/>
                <w:webHidden/>
              </w:rPr>
              <w:fldChar w:fldCharType="separate"/>
            </w:r>
            <w:r w:rsidR="000F6843">
              <w:rPr>
                <w:noProof/>
                <w:webHidden/>
              </w:rPr>
              <w:t>7</w:t>
            </w:r>
            <w:r w:rsidR="000F6843">
              <w:rPr>
                <w:noProof/>
                <w:webHidden/>
              </w:rPr>
              <w:fldChar w:fldCharType="end"/>
            </w:r>
          </w:hyperlink>
        </w:p>
        <w:p w14:paraId="0CE8F72A" w14:textId="77777777" w:rsidR="000F6843" w:rsidRDefault="00C340AB">
          <w:pPr>
            <w:pStyle w:val="TOC2"/>
            <w:rPr>
              <w:rFonts w:eastAsiaTheme="minorEastAsia"/>
              <w:noProof/>
            </w:rPr>
          </w:pPr>
          <w:hyperlink w:anchor="_Toc468477614" w:history="1">
            <w:r w:rsidR="000F6843" w:rsidRPr="001E2396">
              <w:rPr>
                <w:rStyle w:val="Hyperlink"/>
                <w:rFonts w:ascii="Times New Roman" w:eastAsia="Times New Roman" w:hAnsi="Times New Roman" w:cs="Times New Roman"/>
                <w:b/>
                <w:bCs/>
                <w:noProof/>
              </w:rPr>
              <w:t>2.1 What is a Blockchain?</w:t>
            </w:r>
            <w:r w:rsidR="000F6843">
              <w:rPr>
                <w:noProof/>
                <w:webHidden/>
              </w:rPr>
              <w:tab/>
            </w:r>
            <w:r w:rsidR="000F6843">
              <w:rPr>
                <w:noProof/>
                <w:webHidden/>
              </w:rPr>
              <w:fldChar w:fldCharType="begin"/>
            </w:r>
            <w:r w:rsidR="000F6843">
              <w:rPr>
                <w:noProof/>
                <w:webHidden/>
              </w:rPr>
              <w:instrText xml:space="preserve"> PAGEREF _Toc468477614 \h </w:instrText>
            </w:r>
            <w:r w:rsidR="000F6843">
              <w:rPr>
                <w:noProof/>
                <w:webHidden/>
              </w:rPr>
            </w:r>
            <w:r w:rsidR="000F6843">
              <w:rPr>
                <w:noProof/>
                <w:webHidden/>
              </w:rPr>
              <w:fldChar w:fldCharType="separate"/>
            </w:r>
            <w:r w:rsidR="000F6843">
              <w:rPr>
                <w:noProof/>
                <w:webHidden/>
              </w:rPr>
              <w:t>10</w:t>
            </w:r>
            <w:r w:rsidR="000F6843">
              <w:rPr>
                <w:noProof/>
                <w:webHidden/>
              </w:rPr>
              <w:fldChar w:fldCharType="end"/>
            </w:r>
          </w:hyperlink>
        </w:p>
        <w:p w14:paraId="605EABF2" w14:textId="77777777" w:rsidR="000F6843" w:rsidRDefault="00C340AB">
          <w:pPr>
            <w:pStyle w:val="TOC2"/>
            <w:rPr>
              <w:rFonts w:eastAsiaTheme="minorEastAsia"/>
              <w:noProof/>
            </w:rPr>
          </w:pPr>
          <w:hyperlink w:anchor="_Toc468477615" w:history="1">
            <w:r w:rsidR="000F6843" w:rsidRPr="001E2396">
              <w:rPr>
                <w:rStyle w:val="Hyperlink"/>
                <w:rFonts w:ascii="Times New Roman" w:eastAsia="Times New Roman" w:hAnsi="Times New Roman" w:cs="Times New Roman"/>
                <w:b/>
                <w:bCs/>
                <w:noProof/>
              </w:rPr>
              <w:t>2.2 Identity management in Blockchain:</w:t>
            </w:r>
            <w:r w:rsidR="000F6843">
              <w:rPr>
                <w:noProof/>
                <w:webHidden/>
              </w:rPr>
              <w:tab/>
            </w:r>
            <w:r w:rsidR="000F6843">
              <w:rPr>
                <w:noProof/>
                <w:webHidden/>
              </w:rPr>
              <w:fldChar w:fldCharType="begin"/>
            </w:r>
            <w:r w:rsidR="000F6843">
              <w:rPr>
                <w:noProof/>
                <w:webHidden/>
              </w:rPr>
              <w:instrText xml:space="preserve"> PAGEREF _Toc468477615 \h </w:instrText>
            </w:r>
            <w:r w:rsidR="000F6843">
              <w:rPr>
                <w:noProof/>
                <w:webHidden/>
              </w:rPr>
            </w:r>
            <w:r w:rsidR="000F6843">
              <w:rPr>
                <w:noProof/>
                <w:webHidden/>
              </w:rPr>
              <w:fldChar w:fldCharType="separate"/>
            </w:r>
            <w:r w:rsidR="000F6843">
              <w:rPr>
                <w:noProof/>
                <w:webHidden/>
              </w:rPr>
              <w:t>12</w:t>
            </w:r>
            <w:r w:rsidR="000F6843">
              <w:rPr>
                <w:noProof/>
                <w:webHidden/>
              </w:rPr>
              <w:fldChar w:fldCharType="end"/>
            </w:r>
          </w:hyperlink>
        </w:p>
        <w:p w14:paraId="2AF74AC4" w14:textId="77777777" w:rsidR="000F6843" w:rsidRDefault="00C340AB">
          <w:pPr>
            <w:pStyle w:val="TOC2"/>
            <w:rPr>
              <w:rFonts w:eastAsiaTheme="minorEastAsia"/>
              <w:noProof/>
            </w:rPr>
          </w:pPr>
          <w:hyperlink w:anchor="_Toc468477616" w:history="1">
            <w:r w:rsidR="000F6843" w:rsidRPr="001E2396">
              <w:rPr>
                <w:rStyle w:val="Hyperlink"/>
                <w:rFonts w:ascii="Times New Roman" w:eastAsia="Times New Roman" w:hAnsi="Times New Roman" w:cs="Times New Roman"/>
                <w:b/>
                <w:bCs/>
                <w:noProof/>
              </w:rPr>
              <w:t>2.3 Security, Transparency, and Tamper-Proof Data Storage:</w:t>
            </w:r>
            <w:r w:rsidR="000F6843">
              <w:rPr>
                <w:noProof/>
                <w:webHidden/>
              </w:rPr>
              <w:tab/>
            </w:r>
            <w:r w:rsidR="000F6843">
              <w:rPr>
                <w:noProof/>
                <w:webHidden/>
              </w:rPr>
              <w:fldChar w:fldCharType="begin"/>
            </w:r>
            <w:r w:rsidR="000F6843">
              <w:rPr>
                <w:noProof/>
                <w:webHidden/>
              </w:rPr>
              <w:instrText xml:space="preserve"> PAGEREF _Toc468477616 \h </w:instrText>
            </w:r>
            <w:r w:rsidR="000F6843">
              <w:rPr>
                <w:noProof/>
                <w:webHidden/>
              </w:rPr>
            </w:r>
            <w:r w:rsidR="000F6843">
              <w:rPr>
                <w:noProof/>
                <w:webHidden/>
              </w:rPr>
              <w:fldChar w:fldCharType="separate"/>
            </w:r>
            <w:r w:rsidR="000F6843">
              <w:rPr>
                <w:noProof/>
                <w:webHidden/>
              </w:rPr>
              <w:t>13</w:t>
            </w:r>
            <w:r w:rsidR="000F6843">
              <w:rPr>
                <w:noProof/>
                <w:webHidden/>
              </w:rPr>
              <w:fldChar w:fldCharType="end"/>
            </w:r>
          </w:hyperlink>
        </w:p>
        <w:p w14:paraId="6BFC1199" w14:textId="77777777" w:rsidR="000F6843" w:rsidRDefault="00C340AB">
          <w:pPr>
            <w:pStyle w:val="TOC2"/>
            <w:rPr>
              <w:rFonts w:eastAsiaTheme="minorEastAsia"/>
              <w:noProof/>
            </w:rPr>
          </w:pPr>
          <w:hyperlink w:anchor="_Toc468477617" w:history="1">
            <w:r w:rsidR="000F6843" w:rsidRPr="001E2396">
              <w:rPr>
                <w:rStyle w:val="Hyperlink"/>
                <w:rFonts w:ascii="Times New Roman" w:eastAsia="Times New Roman" w:hAnsi="Times New Roman" w:cs="Times New Roman"/>
                <w:b/>
                <w:bCs/>
                <w:noProof/>
              </w:rPr>
              <w:t>2.4 Limitations of Bitcoin Blockchain:</w:t>
            </w:r>
            <w:r w:rsidR="000F6843">
              <w:rPr>
                <w:noProof/>
                <w:webHidden/>
              </w:rPr>
              <w:tab/>
            </w:r>
            <w:r w:rsidR="000F6843">
              <w:rPr>
                <w:noProof/>
                <w:webHidden/>
              </w:rPr>
              <w:fldChar w:fldCharType="begin"/>
            </w:r>
            <w:r w:rsidR="000F6843">
              <w:rPr>
                <w:noProof/>
                <w:webHidden/>
              </w:rPr>
              <w:instrText xml:space="preserve"> PAGEREF _Toc468477617 \h </w:instrText>
            </w:r>
            <w:r w:rsidR="000F6843">
              <w:rPr>
                <w:noProof/>
                <w:webHidden/>
              </w:rPr>
            </w:r>
            <w:r w:rsidR="000F6843">
              <w:rPr>
                <w:noProof/>
                <w:webHidden/>
              </w:rPr>
              <w:fldChar w:fldCharType="separate"/>
            </w:r>
            <w:r w:rsidR="000F6843">
              <w:rPr>
                <w:noProof/>
                <w:webHidden/>
              </w:rPr>
              <w:t>17</w:t>
            </w:r>
            <w:r w:rsidR="000F6843">
              <w:rPr>
                <w:noProof/>
                <w:webHidden/>
              </w:rPr>
              <w:fldChar w:fldCharType="end"/>
            </w:r>
          </w:hyperlink>
        </w:p>
        <w:p w14:paraId="403C16F7" w14:textId="77777777" w:rsidR="000F6843" w:rsidRDefault="00C340AB">
          <w:pPr>
            <w:pStyle w:val="TOC2"/>
            <w:rPr>
              <w:rFonts w:eastAsiaTheme="minorEastAsia"/>
              <w:noProof/>
            </w:rPr>
          </w:pPr>
          <w:hyperlink w:anchor="_Toc468477618" w:history="1">
            <w:r w:rsidR="000F6843" w:rsidRPr="001E2396">
              <w:rPr>
                <w:rStyle w:val="Hyperlink"/>
                <w:rFonts w:ascii="Times New Roman" w:eastAsia="Times New Roman" w:hAnsi="Times New Roman" w:cs="Times New Roman"/>
                <w:b/>
                <w:bCs/>
                <w:noProof/>
              </w:rPr>
              <w:t>2.5 Risks of Adopting Blockchain:</w:t>
            </w:r>
            <w:r w:rsidR="000F6843">
              <w:rPr>
                <w:noProof/>
                <w:webHidden/>
              </w:rPr>
              <w:tab/>
            </w:r>
            <w:r w:rsidR="000F6843">
              <w:rPr>
                <w:noProof/>
                <w:webHidden/>
              </w:rPr>
              <w:fldChar w:fldCharType="begin"/>
            </w:r>
            <w:r w:rsidR="000F6843">
              <w:rPr>
                <w:noProof/>
                <w:webHidden/>
              </w:rPr>
              <w:instrText xml:space="preserve"> PAGEREF _Toc468477618 \h </w:instrText>
            </w:r>
            <w:r w:rsidR="000F6843">
              <w:rPr>
                <w:noProof/>
                <w:webHidden/>
              </w:rPr>
            </w:r>
            <w:r w:rsidR="000F6843">
              <w:rPr>
                <w:noProof/>
                <w:webHidden/>
              </w:rPr>
              <w:fldChar w:fldCharType="separate"/>
            </w:r>
            <w:r w:rsidR="000F6843">
              <w:rPr>
                <w:noProof/>
                <w:webHidden/>
              </w:rPr>
              <w:t>18</w:t>
            </w:r>
            <w:r w:rsidR="000F6843">
              <w:rPr>
                <w:noProof/>
                <w:webHidden/>
              </w:rPr>
              <w:fldChar w:fldCharType="end"/>
            </w:r>
          </w:hyperlink>
        </w:p>
        <w:p w14:paraId="5C49C949" w14:textId="77777777" w:rsidR="000F6843" w:rsidRDefault="00C340AB">
          <w:pPr>
            <w:pStyle w:val="TOC1"/>
            <w:tabs>
              <w:tab w:val="right" w:leader="dot" w:pos="9350"/>
            </w:tabs>
            <w:rPr>
              <w:rFonts w:eastAsiaTheme="minorEastAsia"/>
              <w:noProof/>
            </w:rPr>
          </w:pPr>
          <w:hyperlink w:anchor="_Toc468477619" w:history="1">
            <w:r w:rsidR="000F6843" w:rsidRPr="001E2396">
              <w:rPr>
                <w:rStyle w:val="Hyperlink"/>
                <w:rFonts w:ascii="Times New Roman" w:eastAsia="Times New Roman" w:hAnsi="Times New Roman" w:cs="Times New Roman"/>
                <w:b/>
                <w:bCs/>
                <w:noProof/>
              </w:rPr>
              <w:t>3. Ethereum</w:t>
            </w:r>
            <w:r w:rsidR="000F6843">
              <w:rPr>
                <w:noProof/>
                <w:webHidden/>
              </w:rPr>
              <w:tab/>
            </w:r>
            <w:r w:rsidR="000F6843">
              <w:rPr>
                <w:noProof/>
                <w:webHidden/>
              </w:rPr>
              <w:fldChar w:fldCharType="begin"/>
            </w:r>
            <w:r w:rsidR="000F6843">
              <w:rPr>
                <w:noProof/>
                <w:webHidden/>
              </w:rPr>
              <w:instrText xml:space="preserve"> PAGEREF _Toc468477619 \h </w:instrText>
            </w:r>
            <w:r w:rsidR="000F6843">
              <w:rPr>
                <w:noProof/>
                <w:webHidden/>
              </w:rPr>
            </w:r>
            <w:r w:rsidR="000F6843">
              <w:rPr>
                <w:noProof/>
                <w:webHidden/>
              </w:rPr>
              <w:fldChar w:fldCharType="separate"/>
            </w:r>
            <w:r w:rsidR="000F6843">
              <w:rPr>
                <w:noProof/>
                <w:webHidden/>
              </w:rPr>
              <w:t>19</w:t>
            </w:r>
            <w:r w:rsidR="000F6843">
              <w:rPr>
                <w:noProof/>
                <w:webHidden/>
              </w:rPr>
              <w:fldChar w:fldCharType="end"/>
            </w:r>
          </w:hyperlink>
        </w:p>
        <w:p w14:paraId="15BBE145" w14:textId="77777777" w:rsidR="000F6843" w:rsidRDefault="00C340AB">
          <w:pPr>
            <w:pStyle w:val="TOC2"/>
            <w:rPr>
              <w:rFonts w:eastAsiaTheme="minorEastAsia"/>
              <w:noProof/>
            </w:rPr>
          </w:pPr>
          <w:hyperlink w:anchor="_Toc468477620" w:history="1">
            <w:r w:rsidR="000F6843" w:rsidRPr="001E2396">
              <w:rPr>
                <w:rStyle w:val="Hyperlink"/>
                <w:b/>
                <w:noProof/>
              </w:rPr>
              <w:t>3.1 GHOST Protocol:</w:t>
            </w:r>
            <w:r w:rsidR="000F6843">
              <w:rPr>
                <w:noProof/>
                <w:webHidden/>
              </w:rPr>
              <w:tab/>
            </w:r>
            <w:r w:rsidR="000F6843">
              <w:rPr>
                <w:noProof/>
                <w:webHidden/>
              </w:rPr>
              <w:fldChar w:fldCharType="begin"/>
            </w:r>
            <w:r w:rsidR="000F6843">
              <w:rPr>
                <w:noProof/>
                <w:webHidden/>
              </w:rPr>
              <w:instrText xml:space="preserve"> PAGEREF _Toc468477620 \h </w:instrText>
            </w:r>
            <w:r w:rsidR="000F6843">
              <w:rPr>
                <w:noProof/>
                <w:webHidden/>
              </w:rPr>
            </w:r>
            <w:r w:rsidR="000F6843">
              <w:rPr>
                <w:noProof/>
                <w:webHidden/>
              </w:rPr>
              <w:fldChar w:fldCharType="separate"/>
            </w:r>
            <w:r w:rsidR="000F6843">
              <w:rPr>
                <w:noProof/>
                <w:webHidden/>
              </w:rPr>
              <w:t>20</w:t>
            </w:r>
            <w:r w:rsidR="000F6843">
              <w:rPr>
                <w:noProof/>
                <w:webHidden/>
              </w:rPr>
              <w:fldChar w:fldCharType="end"/>
            </w:r>
          </w:hyperlink>
        </w:p>
        <w:p w14:paraId="63BDCF2F" w14:textId="77777777" w:rsidR="000F6843" w:rsidRDefault="00C340AB">
          <w:pPr>
            <w:pStyle w:val="TOC2"/>
            <w:rPr>
              <w:rFonts w:eastAsiaTheme="minorEastAsia"/>
              <w:noProof/>
            </w:rPr>
          </w:pPr>
          <w:hyperlink w:anchor="_Toc468477621" w:history="1">
            <w:r w:rsidR="000F6843" w:rsidRPr="001E2396">
              <w:rPr>
                <w:rStyle w:val="Hyperlink"/>
                <w:b/>
                <w:bCs/>
                <w:noProof/>
              </w:rPr>
              <w:t>3.2 Smart contracts:</w:t>
            </w:r>
            <w:r w:rsidR="000F6843">
              <w:rPr>
                <w:noProof/>
                <w:webHidden/>
              </w:rPr>
              <w:tab/>
            </w:r>
            <w:r w:rsidR="000F6843">
              <w:rPr>
                <w:noProof/>
                <w:webHidden/>
              </w:rPr>
              <w:fldChar w:fldCharType="begin"/>
            </w:r>
            <w:r w:rsidR="000F6843">
              <w:rPr>
                <w:noProof/>
                <w:webHidden/>
              </w:rPr>
              <w:instrText xml:space="preserve"> PAGEREF _Toc468477621 \h </w:instrText>
            </w:r>
            <w:r w:rsidR="000F6843">
              <w:rPr>
                <w:noProof/>
                <w:webHidden/>
              </w:rPr>
            </w:r>
            <w:r w:rsidR="000F6843">
              <w:rPr>
                <w:noProof/>
                <w:webHidden/>
              </w:rPr>
              <w:fldChar w:fldCharType="separate"/>
            </w:r>
            <w:r w:rsidR="000F6843">
              <w:rPr>
                <w:noProof/>
                <w:webHidden/>
              </w:rPr>
              <w:t>21</w:t>
            </w:r>
            <w:r w:rsidR="000F6843">
              <w:rPr>
                <w:noProof/>
                <w:webHidden/>
              </w:rPr>
              <w:fldChar w:fldCharType="end"/>
            </w:r>
          </w:hyperlink>
        </w:p>
        <w:p w14:paraId="03C223FB" w14:textId="77777777" w:rsidR="000F6843" w:rsidRDefault="00C340AB">
          <w:pPr>
            <w:pStyle w:val="TOC2"/>
            <w:rPr>
              <w:rFonts w:eastAsiaTheme="minorEastAsia"/>
              <w:noProof/>
            </w:rPr>
          </w:pPr>
          <w:hyperlink w:anchor="_Toc468477622" w:history="1">
            <w:r w:rsidR="000F6843" w:rsidRPr="001E2396">
              <w:rPr>
                <w:rStyle w:val="Hyperlink"/>
                <w:b/>
                <w:bCs/>
                <w:noProof/>
              </w:rPr>
              <w:t>3.3 Oracles:</w:t>
            </w:r>
            <w:r w:rsidR="000F6843">
              <w:rPr>
                <w:noProof/>
                <w:webHidden/>
              </w:rPr>
              <w:tab/>
            </w:r>
            <w:r w:rsidR="000F6843">
              <w:rPr>
                <w:noProof/>
                <w:webHidden/>
              </w:rPr>
              <w:fldChar w:fldCharType="begin"/>
            </w:r>
            <w:r w:rsidR="000F6843">
              <w:rPr>
                <w:noProof/>
                <w:webHidden/>
              </w:rPr>
              <w:instrText xml:space="preserve"> PAGEREF _Toc468477622 \h </w:instrText>
            </w:r>
            <w:r w:rsidR="000F6843">
              <w:rPr>
                <w:noProof/>
                <w:webHidden/>
              </w:rPr>
            </w:r>
            <w:r w:rsidR="000F6843">
              <w:rPr>
                <w:noProof/>
                <w:webHidden/>
              </w:rPr>
              <w:fldChar w:fldCharType="separate"/>
            </w:r>
            <w:r w:rsidR="000F6843">
              <w:rPr>
                <w:noProof/>
                <w:webHidden/>
              </w:rPr>
              <w:t>22</w:t>
            </w:r>
            <w:r w:rsidR="000F6843">
              <w:rPr>
                <w:noProof/>
                <w:webHidden/>
              </w:rPr>
              <w:fldChar w:fldCharType="end"/>
            </w:r>
          </w:hyperlink>
        </w:p>
        <w:p w14:paraId="49EB08DC" w14:textId="77777777" w:rsidR="000F6843" w:rsidRDefault="00C340AB">
          <w:pPr>
            <w:pStyle w:val="TOC2"/>
            <w:rPr>
              <w:rFonts w:eastAsiaTheme="minorEastAsia"/>
              <w:noProof/>
            </w:rPr>
          </w:pPr>
          <w:hyperlink w:anchor="_Toc468477623" w:history="1">
            <w:r w:rsidR="000F6843" w:rsidRPr="001E2396">
              <w:rPr>
                <w:rStyle w:val="Hyperlink"/>
                <w:b/>
                <w:bCs/>
                <w:noProof/>
              </w:rPr>
              <w:t>3.4 Public vs Private blockchains:</w:t>
            </w:r>
            <w:r w:rsidR="000F6843">
              <w:rPr>
                <w:noProof/>
                <w:webHidden/>
              </w:rPr>
              <w:tab/>
            </w:r>
            <w:r w:rsidR="000F6843">
              <w:rPr>
                <w:noProof/>
                <w:webHidden/>
              </w:rPr>
              <w:fldChar w:fldCharType="begin"/>
            </w:r>
            <w:r w:rsidR="000F6843">
              <w:rPr>
                <w:noProof/>
                <w:webHidden/>
              </w:rPr>
              <w:instrText xml:space="preserve"> PAGEREF _Toc468477623 \h </w:instrText>
            </w:r>
            <w:r w:rsidR="000F6843">
              <w:rPr>
                <w:noProof/>
                <w:webHidden/>
              </w:rPr>
            </w:r>
            <w:r w:rsidR="000F6843">
              <w:rPr>
                <w:noProof/>
                <w:webHidden/>
              </w:rPr>
              <w:fldChar w:fldCharType="separate"/>
            </w:r>
            <w:r w:rsidR="000F6843">
              <w:rPr>
                <w:noProof/>
                <w:webHidden/>
              </w:rPr>
              <w:t>24</w:t>
            </w:r>
            <w:r w:rsidR="000F6843">
              <w:rPr>
                <w:noProof/>
                <w:webHidden/>
              </w:rPr>
              <w:fldChar w:fldCharType="end"/>
            </w:r>
          </w:hyperlink>
        </w:p>
        <w:p w14:paraId="58BFADFF" w14:textId="77777777" w:rsidR="000F6843" w:rsidRDefault="00C340AB">
          <w:pPr>
            <w:pStyle w:val="TOC2"/>
            <w:rPr>
              <w:rFonts w:eastAsiaTheme="minorEastAsia"/>
              <w:noProof/>
            </w:rPr>
          </w:pPr>
          <w:hyperlink w:anchor="_Toc468477624" w:history="1">
            <w:r w:rsidR="000F6843" w:rsidRPr="001E2396">
              <w:rPr>
                <w:rStyle w:val="Hyperlink"/>
                <w:rFonts w:ascii="Times New Roman" w:eastAsia="Times New Roman" w:hAnsi="Times New Roman" w:cs="Times New Roman"/>
                <w:b/>
                <w:bCs/>
                <w:noProof/>
              </w:rPr>
              <w:t>3.5 Algorithms and Protocols:</w:t>
            </w:r>
            <w:r w:rsidR="000F6843">
              <w:rPr>
                <w:noProof/>
                <w:webHidden/>
              </w:rPr>
              <w:tab/>
            </w:r>
            <w:r w:rsidR="000F6843">
              <w:rPr>
                <w:noProof/>
                <w:webHidden/>
              </w:rPr>
              <w:fldChar w:fldCharType="begin"/>
            </w:r>
            <w:r w:rsidR="000F6843">
              <w:rPr>
                <w:noProof/>
                <w:webHidden/>
              </w:rPr>
              <w:instrText xml:space="preserve"> PAGEREF _Toc468477624 \h </w:instrText>
            </w:r>
            <w:r w:rsidR="000F6843">
              <w:rPr>
                <w:noProof/>
                <w:webHidden/>
              </w:rPr>
            </w:r>
            <w:r w:rsidR="000F6843">
              <w:rPr>
                <w:noProof/>
                <w:webHidden/>
              </w:rPr>
              <w:fldChar w:fldCharType="separate"/>
            </w:r>
            <w:r w:rsidR="000F6843">
              <w:rPr>
                <w:noProof/>
                <w:webHidden/>
              </w:rPr>
              <w:t>24</w:t>
            </w:r>
            <w:r w:rsidR="000F6843">
              <w:rPr>
                <w:noProof/>
                <w:webHidden/>
              </w:rPr>
              <w:fldChar w:fldCharType="end"/>
            </w:r>
          </w:hyperlink>
        </w:p>
        <w:p w14:paraId="4C82F3D1" w14:textId="77777777" w:rsidR="000F6843" w:rsidRDefault="00C340AB">
          <w:pPr>
            <w:pStyle w:val="TOC1"/>
            <w:tabs>
              <w:tab w:val="right" w:leader="dot" w:pos="9350"/>
            </w:tabs>
            <w:rPr>
              <w:rFonts w:eastAsiaTheme="minorEastAsia"/>
              <w:noProof/>
            </w:rPr>
          </w:pPr>
          <w:hyperlink w:anchor="_Toc468477625" w:history="1">
            <w:r w:rsidR="000F6843" w:rsidRPr="001E2396">
              <w:rPr>
                <w:rStyle w:val="Hyperlink"/>
                <w:rFonts w:ascii="Times New Roman" w:eastAsia="Times New Roman" w:hAnsi="Times New Roman" w:cs="Times New Roman"/>
                <w:b/>
                <w:bCs/>
                <w:noProof/>
              </w:rPr>
              <w:t>4. Deploying a private blockchain using Ethereum on Raspberry Pi devices</w:t>
            </w:r>
            <w:r w:rsidR="000F6843">
              <w:rPr>
                <w:noProof/>
                <w:webHidden/>
              </w:rPr>
              <w:tab/>
            </w:r>
            <w:r w:rsidR="000F6843">
              <w:rPr>
                <w:noProof/>
                <w:webHidden/>
              </w:rPr>
              <w:fldChar w:fldCharType="begin"/>
            </w:r>
            <w:r w:rsidR="000F6843">
              <w:rPr>
                <w:noProof/>
                <w:webHidden/>
              </w:rPr>
              <w:instrText xml:space="preserve"> PAGEREF _Toc468477625 \h </w:instrText>
            </w:r>
            <w:r w:rsidR="000F6843">
              <w:rPr>
                <w:noProof/>
                <w:webHidden/>
              </w:rPr>
            </w:r>
            <w:r w:rsidR="000F6843">
              <w:rPr>
                <w:noProof/>
                <w:webHidden/>
              </w:rPr>
              <w:fldChar w:fldCharType="separate"/>
            </w:r>
            <w:r w:rsidR="000F6843">
              <w:rPr>
                <w:noProof/>
                <w:webHidden/>
              </w:rPr>
              <w:t>34</w:t>
            </w:r>
            <w:r w:rsidR="000F6843">
              <w:rPr>
                <w:noProof/>
                <w:webHidden/>
              </w:rPr>
              <w:fldChar w:fldCharType="end"/>
            </w:r>
          </w:hyperlink>
        </w:p>
        <w:p w14:paraId="56D06D25" w14:textId="77777777" w:rsidR="000F6843" w:rsidRDefault="00C340AB">
          <w:pPr>
            <w:pStyle w:val="TOC2"/>
            <w:rPr>
              <w:rFonts w:eastAsiaTheme="minorEastAsia"/>
              <w:noProof/>
            </w:rPr>
          </w:pPr>
          <w:hyperlink w:anchor="_Toc468477626" w:history="1">
            <w:r w:rsidR="000F6843" w:rsidRPr="001E2396">
              <w:rPr>
                <w:rStyle w:val="Hyperlink"/>
                <w:rFonts w:ascii="Times New Roman" w:eastAsia="Times New Roman" w:hAnsi="Times New Roman" w:cs="Times New Roman"/>
                <w:b/>
                <w:bCs/>
                <w:noProof/>
              </w:rPr>
              <w:t>4.1 Custom Genesis Block:</w:t>
            </w:r>
            <w:r w:rsidR="000F6843">
              <w:rPr>
                <w:noProof/>
                <w:webHidden/>
              </w:rPr>
              <w:tab/>
            </w:r>
            <w:r w:rsidR="000F6843">
              <w:rPr>
                <w:noProof/>
                <w:webHidden/>
              </w:rPr>
              <w:fldChar w:fldCharType="begin"/>
            </w:r>
            <w:r w:rsidR="000F6843">
              <w:rPr>
                <w:noProof/>
                <w:webHidden/>
              </w:rPr>
              <w:instrText xml:space="preserve"> PAGEREF _Toc468477626 \h </w:instrText>
            </w:r>
            <w:r w:rsidR="000F6843">
              <w:rPr>
                <w:noProof/>
                <w:webHidden/>
              </w:rPr>
            </w:r>
            <w:r w:rsidR="000F6843">
              <w:rPr>
                <w:noProof/>
                <w:webHidden/>
              </w:rPr>
              <w:fldChar w:fldCharType="separate"/>
            </w:r>
            <w:r w:rsidR="000F6843">
              <w:rPr>
                <w:noProof/>
                <w:webHidden/>
              </w:rPr>
              <w:t>35</w:t>
            </w:r>
            <w:r w:rsidR="000F6843">
              <w:rPr>
                <w:noProof/>
                <w:webHidden/>
              </w:rPr>
              <w:fldChar w:fldCharType="end"/>
            </w:r>
          </w:hyperlink>
        </w:p>
        <w:p w14:paraId="14F80494" w14:textId="77777777" w:rsidR="000F6843" w:rsidRDefault="00C340AB">
          <w:pPr>
            <w:pStyle w:val="TOC2"/>
            <w:rPr>
              <w:rFonts w:eastAsiaTheme="minorEastAsia"/>
              <w:noProof/>
            </w:rPr>
          </w:pPr>
          <w:hyperlink w:anchor="_Toc468477627" w:history="1">
            <w:r w:rsidR="000F6843" w:rsidRPr="001E2396">
              <w:rPr>
                <w:rStyle w:val="Hyperlink"/>
                <w:rFonts w:ascii="Times New Roman" w:eastAsia="Times New Roman" w:hAnsi="Times New Roman" w:cs="Times New Roman"/>
                <w:b/>
                <w:bCs/>
                <w:noProof/>
              </w:rPr>
              <w:t>4.2 Operating on a Private Blockchain:</w:t>
            </w:r>
            <w:r w:rsidR="000F6843">
              <w:rPr>
                <w:noProof/>
                <w:webHidden/>
              </w:rPr>
              <w:tab/>
            </w:r>
            <w:r w:rsidR="000F6843">
              <w:rPr>
                <w:noProof/>
                <w:webHidden/>
              </w:rPr>
              <w:fldChar w:fldCharType="begin"/>
            </w:r>
            <w:r w:rsidR="000F6843">
              <w:rPr>
                <w:noProof/>
                <w:webHidden/>
              </w:rPr>
              <w:instrText xml:space="preserve"> PAGEREF _Toc468477627 \h </w:instrText>
            </w:r>
            <w:r w:rsidR="000F6843">
              <w:rPr>
                <w:noProof/>
                <w:webHidden/>
              </w:rPr>
            </w:r>
            <w:r w:rsidR="000F6843">
              <w:rPr>
                <w:noProof/>
                <w:webHidden/>
              </w:rPr>
              <w:fldChar w:fldCharType="separate"/>
            </w:r>
            <w:r w:rsidR="000F6843">
              <w:rPr>
                <w:noProof/>
                <w:webHidden/>
              </w:rPr>
              <w:t>36</w:t>
            </w:r>
            <w:r w:rsidR="000F6843">
              <w:rPr>
                <w:noProof/>
                <w:webHidden/>
              </w:rPr>
              <w:fldChar w:fldCharType="end"/>
            </w:r>
          </w:hyperlink>
        </w:p>
        <w:p w14:paraId="09D456F8" w14:textId="77777777" w:rsidR="000F6843" w:rsidRDefault="00C340AB">
          <w:pPr>
            <w:pStyle w:val="TOC2"/>
            <w:rPr>
              <w:rFonts w:eastAsiaTheme="minorEastAsia"/>
              <w:noProof/>
            </w:rPr>
          </w:pPr>
          <w:hyperlink w:anchor="_Toc468477628" w:history="1">
            <w:r w:rsidR="000F6843" w:rsidRPr="001E2396">
              <w:rPr>
                <w:rStyle w:val="Hyperlink"/>
                <w:rFonts w:ascii="Times New Roman" w:eastAsia="Times New Roman" w:hAnsi="Times New Roman" w:cs="Times New Roman"/>
                <w:b/>
                <w:bCs/>
                <w:noProof/>
              </w:rPr>
              <w:t>4.3</w:t>
            </w:r>
            <w:r w:rsidR="000F6843">
              <w:rPr>
                <w:rFonts w:eastAsiaTheme="minorEastAsia"/>
                <w:noProof/>
              </w:rPr>
              <w:tab/>
            </w:r>
            <w:r w:rsidR="000F6843" w:rsidRPr="001E2396">
              <w:rPr>
                <w:rStyle w:val="Hyperlink"/>
                <w:rFonts w:ascii="Times New Roman" w:eastAsia="Times New Roman" w:hAnsi="Times New Roman" w:cs="Times New Roman"/>
                <w:b/>
                <w:bCs/>
                <w:noProof/>
              </w:rPr>
              <w:t>Configuration Issues Faced while running Geth on Pi</w:t>
            </w:r>
            <w:r w:rsidR="000F6843">
              <w:rPr>
                <w:noProof/>
                <w:webHidden/>
              </w:rPr>
              <w:tab/>
            </w:r>
            <w:r w:rsidR="000F6843">
              <w:rPr>
                <w:noProof/>
                <w:webHidden/>
              </w:rPr>
              <w:fldChar w:fldCharType="begin"/>
            </w:r>
            <w:r w:rsidR="000F6843">
              <w:rPr>
                <w:noProof/>
                <w:webHidden/>
              </w:rPr>
              <w:instrText xml:space="preserve"> PAGEREF _Toc468477628 \h </w:instrText>
            </w:r>
            <w:r w:rsidR="000F6843">
              <w:rPr>
                <w:noProof/>
                <w:webHidden/>
              </w:rPr>
            </w:r>
            <w:r w:rsidR="000F6843">
              <w:rPr>
                <w:noProof/>
                <w:webHidden/>
              </w:rPr>
              <w:fldChar w:fldCharType="separate"/>
            </w:r>
            <w:r w:rsidR="000F6843">
              <w:rPr>
                <w:noProof/>
                <w:webHidden/>
              </w:rPr>
              <w:t>37</w:t>
            </w:r>
            <w:r w:rsidR="000F6843">
              <w:rPr>
                <w:noProof/>
                <w:webHidden/>
              </w:rPr>
              <w:fldChar w:fldCharType="end"/>
            </w:r>
          </w:hyperlink>
        </w:p>
        <w:p w14:paraId="32191A39" w14:textId="77777777" w:rsidR="000F6843" w:rsidRDefault="00C340AB">
          <w:pPr>
            <w:pStyle w:val="TOC2"/>
            <w:rPr>
              <w:rFonts w:eastAsiaTheme="minorEastAsia"/>
              <w:noProof/>
            </w:rPr>
          </w:pPr>
          <w:hyperlink w:anchor="_Toc468477629" w:history="1">
            <w:r w:rsidR="000F6843" w:rsidRPr="001E2396">
              <w:rPr>
                <w:rStyle w:val="Hyperlink"/>
                <w:rFonts w:ascii="Times New Roman" w:eastAsia="Times New Roman" w:hAnsi="Times New Roman" w:cs="Times New Roman"/>
                <w:b/>
                <w:bCs/>
                <w:noProof/>
              </w:rPr>
              <w:t>4.4 Benchmarking Ethereum</w:t>
            </w:r>
            <w:r w:rsidR="000F6843">
              <w:rPr>
                <w:noProof/>
                <w:webHidden/>
              </w:rPr>
              <w:tab/>
            </w:r>
            <w:r w:rsidR="000F6843">
              <w:rPr>
                <w:noProof/>
                <w:webHidden/>
              </w:rPr>
              <w:fldChar w:fldCharType="begin"/>
            </w:r>
            <w:r w:rsidR="000F6843">
              <w:rPr>
                <w:noProof/>
                <w:webHidden/>
              </w:rPr>
              <w:instrText xml:space="preserve"> PAGEREF _Toc468477629 \h </w:instrText>
            </w:r>
            <w:r w:rsidR="000F6843">
              <w:rPr>
                <w:noProof/>
                <w:webHidden/>
              </w:rPr>
            </w:r>
            <w:r w:rsidR="000F6843">
              <w:rPr>
                <w:noProof/>
                <w:webHidden/>
              </w:rPr>
              <w:fldChar w:fldCharType="separate"/>
            </w:r>
            <w:r w:rsidR="000F6843">
              <w:rPr>
                <w:noProof/>
                <w:webHidden/>
              </w:rPr>
              <w:t>39</w:t>
            </w:r>
            <w:r w:rsidR="000F6843">
              <w:rPr>
                <w:noProof/>
                <w:webHidden/>
              </w:rPr>
              <w:fldChar w:fldCharType="end"/>
            </w:r>
          </w:hyperlink>
        </w:p>
        <w:p w14:paraId="080FC40B" w14:textId="77777777" w:rsidR="000F6843" w:rsidRDefault="00C340AB">
          <w:pPr>
            <w:pStyle w:val="TOC2"/>
            <w:rPr>
              <w:rFonts w:eastAsiaTheme="minorEastAsia"/>
              <w:noProof/>
            </w:rPr>
          </w:pPr>
          <w:hyperlink w:anchor="_Toc468477630" w:history="1">
            <w:r w:rsidR="000F6843" w:rsidRPr="001E2396">
              <w:rPr>
                <w:rStyle w:val="Hyperlink"/>
                <w:b/>
                <w:bCs/>
                <w:noProof/>
              </w:rPr>
              <w:t>4.5 Observations:</w:t>
            </w:r>
            <w:r w:rsidR="000F6843">
              <w:rPr>
                <w:noProof/>
                <w:webHidden/>
              </w:rPr>
              <w:tab/>
            </w:r>
            <w:r w:rsidR="000F6843">
              <w:rPr>
                <w:noProof/>
                <w:webHidden/>
              </w:rPr>
              <w:fldChar w:fldCharType="begin"/>
            </w:r>
            <w:r w:rsidR="000F6843">
              <w:rPr>
                <w:noProof/>
                <w:webHidden/>
              </w:rPr>
              <w:instrText xml:space="preserve"> PAGEREF _Toc468477630 \h </w:instrText>
            </w:r>
            <w:r w:rsidR="000F6843">
              <w:rPr>
                <w:noProof/>
                <w:webHidden/>
              </w:rPr>
            </w:r>
            <w:r w:rsidR="000F6843">
              <w:rPr>
                <w:noProof/>
                <w:webHidden/>
              </w:rPr>
              <w:fldChar w:fldCharType="separate"/>
            </w:r>
            <w:r w:rsidR="000F6843">
              <w:rPr>
                <w:noProof/>
                <w:webHidden/>
              </w:rPr>
              <w:t>40</w:t>
            </w:r>
            <w:r w:rsidR="000F6843">
              <w:rPr>
                <w:noProof/>
                <w:webHidden/>
              </w:rPr>
              <w:fldChar w:fldCharType="end"/>
            </w:r>
          </w:hyperlink>
        </w:p>
        <w:p w14:paraId="5FE08A79" w14:textId="77777777" w:rsidR="000F6843" w:rsidRDefault="00C340AB">
          <w:pPr>
            <w:pStyle w:val="TOC1"/>
            <w:tabs>
              <w:tab w:val="right" w:leader="dot" w:pos="9350"/>
            </w:tabs>
            <w:rPr>
              <w:rFonts w:eastAsiaTheme="minorEastAsia"/>
              <w:noProof/>
            </w:rPr>
          </w:pPr>
          <w:hyperlink w:anchor="_Toc468477631" w:history="1">
            <w:r w:rsidR="000F6843" w:rsidRPr="001E2396">
              <w:rPr>
                <w:rStyle w:val="Hyperlink"/>
                <w:rFonts w:ascii="Times New Roman" w:eastAsia="Times New Roman" w:hAnsi="Times New Roman" w:cs="Times New Roman"/>
                <w:b/>
                <w:bCs/>
                <w:noProof/>
              </w:rPr>
              <w:t>5. Eris</w:t>
            </w:r>
            <w:r w:rsidR="000F6843">
              <w:rPr>
                <w:noProof/>
                <w:webHidden/>
              </w:rPr>
              <w:tab/>
            </w:r>
            <w:r w:rsidR="000F6843">
              <w:rPr>
                <w:noProof/>
                <w:webHidden/>
              </w:rPr>
              <w:fldChar w:fldCharType="begin"/>
            </w:r>
            <w:r w:rsidR="000F6843">
              <w:rPr>
                <w:noProof/>
                <w:webHidden/>
              </w:rPr>
              <w:instrText xml:space="preserve"> PAGEREF _Toc468477631 \h </w:instrText>
            </w:r>
            <w:r w:rsidR="000F6843">
              <w:rPr>
                <w:noProof/>
                <w:webHidden/>
              </w:rPr>
            </w:r>
            <w:r w:rsidR="000F6843">
              <w:rPr>
                <w:noProof/>
                <w:webHidden/>
              </w:rPr>
              <w:fldChar w:fldCharType="separate"/>
            </w:r>
            <w:r w:rsidR="000F6843">
              <w:rPr>
                <w:noProof/>
                <w:webHidden/>
              </w:rPr>
              <w:t>50</w:t>
            </w:r>
            <w:r w:rsidR="000F6843">
              <w:rPr>
                <w:noProof/>
                <w:webHidden/>
              </w:rPr>
              <w:fldChar w:fldCharType="end"/>
            </w:r>
          </w:hyperlink>
        </w:p>
        <w:p w14:paraId="442D31CD" w14:textId="77777777" w:rsidR="000F6843" w:rsidRDefault="00C340AB">
          <w:pPr>
            <w:pStyle w:val="TOC2"/>
            <w:rPr>
              <w:rFonts w:eastAsiaTheme="minorEastAsia"/>
              <w:noProof/>
            </w:rPr>
          </w:pPr>
          <w:hyperlink w:anchor="_Toc468477632" w:history="1">
            <w:r w:rsidR="000F6843" w:rsidRPr="001E2396">
              <w:rPr>
                <w:rStyle w:val="Hyperlink"/>
                <w:rFonts w:ascii="Times New Roman" w:eastAsia="Times New Roman" w:hAnsi="Times New Roman" w:cs="Times New Roman"/>
                <w:b/>
                <w:bCs/>
                <w:noProof/>
              </w:rPr>
              <w:t>5.1 Features</w:t>
            </w:r>
            <w:r w:rsidR="000F6843" w:rsidRPr="001E2396">
              <w:rPr>
                <w:rStyle w:val="Hyperlink"/>
                <w:rFonts w:ascii="Times New Roman" w:eastAsia="Times New Roman" w:hAnsi="Times New Roman" w:cs="Times New Roman"/>
                <w:noProof/>
              </w:rPr>
              <w:t>:</w:t>
            </w:r>
            <w:r w:rsidR="000F6843">
              <w:rPr>
                <w:noProof/>
                <w:webHidden/>
              </w:rPr>
              <w:tab/>
            </w:r>
            <w:r w:rsidR="000F6843">
              <w:rPr>
                <w:noProof/>
                <w:webHidden/>
              </w:rPr>
              <w:fldChar w:fldCharType="begin"/>
            </w:r>
            <w:r w:rsidR="000F6843">
              <w:rPr>
                <w:noProof/>
                <w:webHidden/>
              </w:rPr>
              <w:instrText xml:space="preserve"> PAGEREF _Toc468477632 \h </w:instrText>
            </w:r>
            <w:r w:rsidR="000F6843">
              <w:rPr>
                <w:noProof/>
                <w:webHidden/>
              </w:rPr>
            </w:r>
            <w:r w:rsidR="000F6843">
              <w:rPr>
                <w:noProof/>
                <w:webHidden/>
              </w:rPr>
              <w:fldChar w:fldCharType="separate"/>
            </w:r>
            <w:r w:rsidR="000F6843">
              <w:rPr>
                <w:noProof/>
                <w:webHidden/>
              </w:rPr>
              <w:t>50</w:t>
            </w:r>
            <w:r w:rsidR="000F6843">
              <w:rPr>
                <w:noProof/>
                <w:webHidden/>
              </w:rPr>
              <w:fldChar w:fldCharType="end"/>
            </w:r>
          </w:hyperlink>
        </w:p>
        <w:p w14:paraId="14DC6A41" w14:textId="77777777" w:rsidR="000F6843" w:rsidRDefault="00C340AB">
          <w:pPr>
            <w:pStyle w:val="TOC2"/>
            <w:rPr>
              <w:rFonts w:eastAsiaTheme="minorEastAsia"/>
              <w:noProof/>
            </w:rPr>
          </w:pPr>
          <w:hyperlink w:anchor="_Toc468477633" w:history="1">
            <w:r w:rsidR="000F6843" w:rsidRPr="001E2396">
              <w:rPr>
                <w:rStyle w:val="Hyperlink"/>
                <w:rFonts w:ascii="Times New Roman" w:eastAsia="Times New Roman" w:hAnsi="Times New Roman" w:cs="Times New Roman"/>
                <w:b/>
                <w:bCs/>
                <w:noProof/>
              </w:rPr>
              <w:t>5.2 Components</w:t>
            </w:r>
            <w:r w:rsidR="000F6843" w:rsidRPr="001E2396">
              <w:rPr>
                <w:rStyle w:val="Hyperlink"/>
                <w:rFonts w:ascii="Times New Roman" w:eastAsia="Times New Roman" w:hAnsi="Times New Roman" w:cs="Times New Roman"/>
                <w:noProof/>
              </w:rPr>
              <w:t>:</w:t>
            </w:r>
            <w:r w:rsidR="000F6843">
              <w:rPr>
                <w:noProof/>
                <w:webHidden/>
              </w:rPr>
              <w:tab/>
            </w:r>
            <w:r w:rsidR="000F6843">
              <w:rPr>
                <w:noProof/>
                <w:webHidden/>
              </w:rPr>
              <w:fldChar w:fldCharType="begin"/>
            </w:r>
            <w:r w:rsidR="000F6843">
              <w:rPr>
                <w:noProof/>
                <w:webHidden/>
              </w:rPr>
              <w:instrText xml:space="preserve"> PAGEREF _Toc468477633 \h </w:instrText>
            </w:r>
            <w:r w:rsidR="000F6843">
              <w:rPr>
                <w:noProof/>
                <w:webHidden/>
              </w:rPr>
            </w:r>
            <w:r w:rsidR="000F6843">
              <w:rPr>
                <w:noProof/>
                <w:webHidden/>
              </w:rPr>
              <w:fldChar w:fldCharType="separate"/>
            </w:r>
            <w:r w:rsidR="000F6843">
              <w:rPr>
                <w:noProof/>
                <w:webHidden/>
              </w:rPr>
              <w:t>52</w:t>
            </w:r>
            <w:r w:rsidR="000F6843">
              <w:rPr>
                <w:noProof/>
                <w:webHidden/>
              </w:rPr>
              <w:fldChar w:fldCharType="end"/>
            </w:r>
          </w:hyperlink>
        </w:p>
        <w:p w14:paraId="66E4FEDA" w14:textId="77777777" w:rsidR="000F6843" w:rsidRDefault="00C340AB">
          <w:pPr>
            <w:pStyle w:val="TOC2"/>
            <w:rPr>
              <w:rFonts w:eastAsiaTheme="minorEastAsia"/>
              <w:noProof/>
            </w:rPr>
          </w:pPr>
          <w:hyperlink w:anchor="_Toc468477634" w:history="1">
            <w:r w:rsidR="000F6843" w:rsidRPr="001E2396">
              <w:rPr>
                <w:rStyle w:val="Hyperlink"/>
                <w:rFonts w:ascii="Times New Roman" w:eastAsia="Times New Roman" w:hAnsi="Times New Roman" w:cs="Times New Roman"/>
                <w:b/>
                <w:bCs/>
                <w:noProof/>
              </w:rPr>
              <w:t>5.3 Tendermint:</w:t>
            </w:r>
            <w:r w:rsidR="000F6843">
              <w:rPr>
                <w:noProof/>
                <w:webHidden/>
              </w:rPr>
              <w:tab/>
            </w:r>
            <w:r w:rsidR="000F6843">
              <w:rPr>
                <w:noProof/>
                <w:webHidden/>
              </w:rPr>
              <w:fldChar w:fldCharType="begin"/>
            </w:r>
            <w:r w:rsidR="000F6843">
              <w:rPr>
                <w:noProof/>
                <w:webHidden/>
              </w:rPr>
              <w:instrText xml:space="preserve"> PAGEREF _Toc468477634 \h </w:instrText>
            </w:r>
            <w:r w:rsidR="000F6843">
              <w:rPr>
                <w:noProof/>
                <w:webHidden/>
              </w:rPr>
            </w:r>
            <w:r w:rsidR="000F6843">
              <w:rPr>
                <w:noProof/>
                <w:webHidden/>
              </w:rPr>
              <w:fldChar w:fldCharType="separate"/>
            </w:r>
            <w:r w:rsidR="000F6843">
              <w:rPr>
                <w:noProof/>
                <w:webHidden/>
              </w:rPr>
              <w:t>53</w:t>
            </w:r>
            <w:r w:rsidR="000F6843">
              <w:rPr>
                <w:noProof/>
                <w:webHidden/>
              </w:rPr>
              <w:fldChar w:fldCharType="end"/>
            </w:r>
          </w:hyperlink>
        </w:p>
        <w:p w14:paraId="7A11D6B8" w14:textId="77777777" w:rsidR="000F6843" w:rsidRDefault="00C340AB">
          <w:pPr>
            <w:pStyle w:val="TOC1"/>
            <w:tabs>
              <w:tab w:val="right" w:leader="dot" w:pos="9350"/>
            </w:tabs>
            <w:rPr>
              <w:rFonts w:eastAsiaTheme="minorEastAsia"/>
              <w:noProof/>
            </w:rPr>
          </w:pPr>
          <w:hyperlink w:anchor="_Toc468477635" w:history="1">
            <w:r w:rsidR="000F6843" w:rsidRPr="001E2396">
              <w:rPr>
                <w:rStyle w:val="Hyperlink"/>
                <w:rFonts w:ascii="Times New Roman" w:eastAsia="Times New Roman" w:hAnsi="Times New Roman" w:cs="Times New Roman"/>
                <w:b/>
                <w:bCs/>
                <w:noProof/>
              </w:rPr>
              <w:t>6. Deploy Eris blockchain on IoT (ARM) devices</w:t>
            </w:r>
            <w:r w:rsidR="000F6843">
              <w:rPr>
                <w:noProof/>
                <w:webHidden/>
              </w:rPr>
              <w:tab/>
            </w:r>
            <w:r w:rsidR="000F6843">
              <w:rPr>
                <w:noProof/>
                <w:webHidden/>
              </w:rPr>
              <w:fldChar w:fldCharType="begin"/>
            </w:r>
            <w:r w:rsidR="000F6843">
              <w:rPr>
                <w:noProof/>
                <w:webHidden/>
              </w:rPr>
              <w:instrText xml:space="preserve"> PAGEREF _Toc468477635 \h </w:instrText>
            </w:r>
            <w:r w:rsidR="000F6843">
              <w:rPr>
                <w:noProof/>
                <w:webHidden/>
              </w:rPr>
            </w:r>
            <w:r w:rsidR="000F6843">
              <w:rPr>
                <w:noProof/>
                <w:webHidden/>
              </w:rPr>
              <w:fldChar w:fldCharType="separate"/>
            </w:r>
            <w:r w:rsidR="000F6843">
              <w:rPr>
                <w:noProof/>
                <w:webHidden/>
              </w:rPr>
              <w:t>56</w:t>
            </w:r>
            <w:r w:rsidR="000F6843">
              <w:rPr>
                <w:noProof/>
                <w:webHidden/>
              </w:rPr>
              <w:fldChar w:fldCharType="end"/>
            </w:r>
          </w:hyperlink>
        </w:p>
        <w:p w14:paraId="196755C5" w14:textId="77777777" w:rsidR="000F6843" w:rsidRDefault="00C340AB">
          <w:pPr>
            <w:pStyle w:val="TOC2"/>
            <w:rPr>
              <w:rFonts w:eastAsiaTheme="minorEastAsia"/>
              <w:noProof/>
            </w:rPr>
          </w:pPr>
          <w:hyperlink w:anchor="_Toc468477636" w:history="1">
            <w:r w:rsidR="000F6843" w:rsidRPr="001E2396">
              <w:rPr>
                <w:rStyle w:val="Hyperlink"/>
                <w:rFonts w:ascii="Times New Roman" w:eastAsia="Times New Roman" w:hAnsi="Times New Roman" w:cs="Times New Roman"/>
                <w:b/>
                <w:bCs/>
                <w:noProof/>
              </w:rPr>
              <w:t>6.1 Prerequisites:</w:t>
            </w:r>
            <w:r w:rsidR="000F6843">
              <w:rPr>
                <w:noProof/>
                <w:webHidden/>
              </w:rPr>
              <w:tab/>
            </w:r>
            <w:r w:rsidR="000F6843">
              <w:rPr>
                <w:noProof/>
                <w:webHidden/>
              </w:rPr>
              <w:fldChar w:fldCharType="begin"/>
            </w:r>
            <w:r w:rsidR="000F6843">
              <w:rPr>
                <w:noProof/>
                <w:webHidden/>
              </w:rPr>
              <w:instrText xml:space="preserve"> PAGEREF _Toc468477636 \h </w:instrText>
            </w:r>
            <w:r w:rsidR="000F6843">
              <w:rPr>
                <w:noProof/>
                <w:webHidden/>
              </w:rPr>
            </w:r>
            <w:r w:rsidR="000F6843">
              <w:rPr>
                <w:noProof/>
                <w:webHidden/>
              </w:rPr>
              <w:fldChar w:fldCharType="separate"/>
            </w:r>
            <w:r w:rsidR="000F6843">
              <w:rPr>
                <w:noProof/>
                <w:webHidden/>
              </w:rPr>
              <w:t>56</w:t>
            </w:r>
            <w:r w:rsidR="000F6843">
              <w:rPr>
                <w:noProof/>
                <w:webHidden/>
              </w:rPr>
              <w:fldChar w:fldCharType="end"/>
            </w:r>
          </w:hyperlink>
        </w:p>
        <w:p w14:paraId="2C522309" w14:textId="77777777" w:rsidR="000F6843" w:rsidRDefault="00C340AB">
          <w:pPr>
            <w:pStyle w:val="TOC1"/>
            <w:tabs>
              <w:tab w:val="right" w:leader="dot" w:pos="9350"/>
            </w:tabs>
            <w:rPr>
              <w:rFonts w:eastAsiaTheme="minorEastAsia"/>
              <w:noProof/>
            </w:rPr>
          </w:pPr>
          <w:hyperlink w:anchor="_Toc468477637" w:history="1">
            <w:r w:rsidR="000F6843" w:rsidRPr="001E2396">
              <w:rPr>
                <w:rStyle w:val="Hyperlink"/>
                <w:rFonts w:ascii="Times New Roman" w:eastAsia="Times New Roman" w:hAnsi="Times New Roman" w:cs="Times New Roman"/>
                <w:b/>
                <w:bCs/>
                <w:noProof/>
              </w:rPr>
              <w:t>7. IOTA</w:t>
            </w:r>
            <w:r w:rsidR="000F6843">
              <w:rPr>
                <w:noProof/>
                <w:webHidden/>
              </w:rPr>
              <w:tab/>
            </w:r>
            <w:r w:rsidR="000F6843">
              <w:rPr>
                <w:noProof/>
                <w:webHidden/>
              </w:rPr>
              <w:fldChar w:fldCharType="begin"/>
            </w:r>
            <w:r w:rsidR="000F6843">
              <w:rPr>
                <w:noProof/>
                <w:webHidden/>
              </w:rPr>
              <w:instrText xml:space="preserve"> PAGEREF _Toc468477637 \h </w:instrText>
            </w:r>
            <w:r w:rsidR="000F6843">
              <w:rPr>
                <w:noProof/>
                <w:webHidden/>
              </w:rPr>
            </w:r>
            <w:r w:rsidR="000F6843">
              <w:rPr>
                <w:noProof/>
                <w:webHidden/>
              </w:rPr>
              <w:fldChar w:fldCharType="separate"/>
            </w:r>
            <w:r w:rsidR="000F6843">
              <w:rPr>
                <w:noProof/>
                <w:webHidden/>
              </w:rPr>
              <w:t>59</w:t>
            </w:r>
            <w:r w:rsidR="000F6843">
              <w:rPr>
                <w:noProof/>
                <w:webHidden/>
              </w:rPr>
              <w:fldChar w:fldCharType="end"/>
            </w:r>
          </w:hyperlink>
        </w:p>
        <w:p w14:paraId="6616DA26" w14:textId="77777777" w:rsidR="000F6843" w:rsidRDefault="00C340AB">
          <w:pPr>
            <w:pStyle w:val="TOC2"/>
            <w:rPr>
              <w:rFonts w:eastAsiaTheme="minorEastAsia"/>
              <w:noProof/>
            </w:rPr>
          </w:pPr>
          <w:hyperlink w:anchor="_Toc468477638" w:history="1">
            <w:r w:rsidR="000F6843" w:rsidRPr="001E2396">
              <w:rPr>
                <w:rStyle w:val="Hyperlink"/>
                <w:rFonts w:ascii="Times New Roman" w:eastAsia="Times New Roman" w:hAnsi="Times New Roman" w:cs="Times New Roman"/>
                <w:b/>
                <w:bCs/>
                <w:noProof/>
              </w:rPr>
              <w:t>7.1 Tangle</w:t>
            </w:r>
            <w:r w:rsidR="000F6843">
              <w:rPr>
                <w:noProof/>
                <w:webHidden/>
              </w:rPr>
              <w:tab/>
            </w:r>
            <w:r w:rsidR="000F6843">
              <w:rPr>
                <w:noProof/>
                <w:webHidden/>
              </w:rPr>
              <w:fldChar w:fldCharType="begin"/>
            </w:r>
            <w:r w:rsidR="000F6843">
              <w:rPr>
                <w:noProof/>
                <w:webHidden/>
              </w:rPr>
              <w:instrText xml:space="preserve"> PAGEREF _Toc468477638 \h </w:instrText>
            </w:r>
            <w:r w:rsidR="000F6843">
              <w:rPr>
                <w:noProof/>
                <w:webHidden/>
              </w:rPr>
            </w:r>
            <w:r w:rsidR="000F6843">
              <w:rPr>
                <w:noProof/>
                <w:webHidden/>
              </w:rPr>
              <w:fldChar w:fldCharType="separate"/>
            </w:r>
            <w:r w:rsidR="000F6843">
              <w:rPr>
                <w:noProof/>
                <w:webHidden/>
              </w:rPr>
              <w:t>59</w:t>
            </w:r>
            <w:r w:rsidR="000F6843">
              <w:rPr>
                <w:noProof/>
                <w:webHidden/>
              </w:rPr>
              <w:fldChar w:fldCharType="end"/>
            </w:r>
          </w:hyperlink>
        </w:p>
        <w:p w14:paraId="15BBC165" w14:textId="77777777" w:rsidR="000F6843" w:rsidRDefault="00C340AB">
          <w:pPr>
            <w:pStyle w:val="TOC1"/>
            <w:tabs>
              <w:tab w:val="right" w:leader="dot" w:pos="9350"/>
            </w:tabs>
            <w:rPr>
              <w:rFonts w:eastAsiaTheme="minorEastAsia"/>
              <w:noProof/>
            </w:rPr>
          </w:pPr>
          <w:hyperlink w:anchor="_Toc468477639" w:history="1">
            <w:r w:rsidR="000F6843" w:rsidRPr="001E2396">
              <w:rPr>
                <w:rStyle w:val="Hyperlink"/>
                <w:rFonts w:ascii="Times New Roman" w:eastAsia="Times New Roman" w:hAnsi="Times New Roman" w:cs="Times New Roman"/>
                <w:b/>
                <w:noProof/>
              </w:rPr>
              <w:t xml:space="preserve">8. </w:t>
            </w:r>
            <w:r w:rsidR="000F6843" w:rsidRPr="001E2396">
              <w:rPr>
                <w:rStyle w:val="Hyperlink"/>
                <w:rFonts w:ascii="Times New Roman" w:hAnsi="Times New Roman" w:cs="Times New Roman"/>
                <w:b/>
                <w:noProof/>
              </w:rPr>
              <w:t>Comparison &amp; Analysis</w:t>
            </w:r>
            <w:r w:rsidR="000F6843">
              <w:rPr>
                <w:noProof/>
                <w:webHidden/>
              </w:rPr>
              <w:tab/>
            </w:r>
            <w:r w:rsidR="000F6843">
              <w:rPr>
                <w:noProof/>
                <w:webHidden/>
              </w:rPr>
              <w:fldChar w:fldCharType="begin"/>
            </w:r>
            <w:r w:rsidR="000F6843">
              <w:rPr>
                <w:noProof/>
                <w:webHidden/>
              </w:rPr>
              <w:instrText xml:space="preserve"> PAGEREF _Toc468477639 \h </w:instrText>
            </w:r>
            <w:r w:rsidR="000F6843">
              <w:rPr>
                <w:noProof/>
                <w:webHidden/>
              </w:rPr>
            </w:r>
            <w:r w:rsidR="000F6843">
              <w:rPr>
                <w:noProof/>
                <w:webHidden/>
              </w:rPr>
              <w:fldChar w:fldCharType="separate"/>
            </w:r>
            <w:r w:rsidR="000F6843">
              <w:rPr>
                <w:noProof/>
                <w:webHidden/>
              </w:rPr>
              <w:t>62</w:t>
            </w:r>
            <w:r w:rsidR="000F6843">
              <w:rPr>
                <w:noProof/>
                <w:webHidden/>
              </w:rPr>
              <w:fldChar w:fldCharType="end"/>
            </w:r>
          </w:hyperlink>
        </w:p>
        <w:p w14:paraId="5EF6EE25" w14:textId="77777777" w:rsidR="000F6843" w:rsidRDefault="00C340AB">
          <w:pPr>
            <w:pStyle w:val="TOC1"/>
            <w:tabs>
              <w:tab w:val="right" w:leader="dot" w:pos="9350"/>
            </w:tabs>
            <w:rPr>
              <w:rFonts w:eastAsiaTheme="minorEastAsia"/>
              <w:noProof/>
            </w:rPr>
          </w:pPr>
          <w:hyperlink w:anchor="_Toc468477640" w:history="1">
            <w:r w:rsidR="000F6843" w:rsidRPr="001E2396">
              <w:rPr>
                <w:rStyle w:val="Hyperlink"/>
                <w:rFonts w:ascii="Times New Roman" w:hAnsi="Times New Roman" w:cs="Times New Roman"/>
                <w:b/>
                <w:noProof/>
              </w:rPr>
              <w:t>9. Conclusion</w:t>
            </w:r>
            <w:r w:rsidR="000F6843">
              <w:rPr>
                <w:noProof/>
                <w:webHidden/>
              </w:rPr>
              <w:tab/>
            </w:r>
            <w:r w:rsidR="000F6843">
              <w:rPr>
                <w:noProof/>
                <w:webHidden/>
              </w:rPr>
              <w:fldChar w:fldCharType="begin"/>
            </w:r>
            <w:r w:rsidR="000F6843">
              <w:rPr>
                <w:noProof/>
                <w:webHidden/>
              </w:rPr>
              <w:instrText xml:space="preserve"> PAGEREF _Toc468477640 \h </w:instrText>
            </w:r>
            <w:r w:rsidR="000F6843">
              <w:rPr>
                <w:noProof/>
                <w:webHidden/>
              </w:rPr>
            </w:r>
            <w:r w:rsidR="000F6843">
              <w:rPr>
                <w:noProof/>
                <w:webHidden/>
              </w:rPr>
              <w:fldChar w:fldCharType="separate"/>
            </w:r>
            <w:r w:rsidR="000F6843">
              <w:rPr>
                <w:noProof/>
                <w:webHidden/>
              </w:rPr>
              <w:t>65</w:t>
            </w:r>
            <w:r w:rsidR="000F6843">
              <w:rPr>
                <w:noProof/>
                <w:webHidden/>
              </w:rPr>
              <w:fldChar w:fldCharType="end"/>
            </w:r>
          </w:hyperlink>
        </w:p>
        <w:p w14:paraId="421AF2F5" w14:textId="77777777" w:rsidR="000F6843" w:rsidRDefault="00C340AB">
          <w:pPr>
            <w:pStyle w:val="TOC1"/>
            <w:tabs>
              <w:tab w:val="right" w:leader="dot" w:pos="9350"/>
            </w:tabs>
            <w:rPr>
              <w:rFonts w:eastAsiaTheme="minorEastAsia"/>
              <w:noProof/>
            </w:rPr>
          </w:pPr>
          <w:hyperlink w:anchor="_Toc468477641" w:history="1">
            <w:r w:rsidR="000F6843" w:rsidRPr="001E2396">
              <w:rPr>
                <w:rStyle w:val="Hyperlink"/>
                <w:rFonts w:ascii="Times New Roman" w:eastAsia="Times New Roman" w:hAnsi="Times New Roman" w:cs="Times New Roman"/>
                <w:b/>
                <w:bCs/>
                <w:noProof/>
              </w:rPr>
              <w:t>References:</w:t>
            </w:r>
            <w:r w:rsidR="000F6843">
              <w:rPr>
                <w:noProof/>
                <w:webHidden/>
              </w:rPr>
              <w:tab/>
            </w:r>
            <w:r w:rsidR="000F6843">
              <w:rPr>
                <w:noProof/>
                <w:webHidden/>
              </w:rPr>
              <w:fldChar w:fldCharType="begin"/>
            </w:r>
            <w:r w:rsidR="000F6843">
              <w:rPr>
                <w:noProof/>
                <w:webHidden/>
              </w:rPr>
              <w:instrText xml:space="preserve"> PAGEREF _Toc468477641 \h </w:instrText>
            </w:r>
            <w:r w:rsidR="000F6843">
              <w:rPr>
                <w:noProof/>
                <w:webHidden/>
              </w:rPr>
            </w:r>
            <w:r w:rsidR="000F6843">
              <w:rPr>
                <w:noProof/>
                <w:webHidden/>
              </w:rPr>
              <w:fldChar w:fldCharType="separate"/>
            </w:r>
            <w:r w:rsidR="000F6843">
              <w:rPr>
                <w:noProof/>
                <w:webHidden/>
              </w:rPr>
              <w:t>67</w:t>
            </w:r>
            <w:r w:rsidR="000F6843">
              <w:rPr>
                <w:noProof/>
                <w:webHidden/>
              </w:rPr>
              <w:fldChar w:fldCharType="end"/>
            </w:r>
          </w:hyperlink>
        </w:p>
        <w:p w14:paraId="1EE781F7" w14:textId="77777777" w:rsidR="000F6843" w:rsidRDefault="00C340AB">
          <w:pPr>
            <w:pStyle w:val="TOC1"/>
            <w:tabs>
              <w:tab w:val="right" w:leader="dot" w:pos="9350"/>
            </w:tabs>
            <w:rPr>
              <w:rFonts w:eastAsiaTheme="minorEastAsia"/>
              <w:noProof/>
            </w:rPr>
          </w:pPr>
          <w:hyperlink w:anchor="_Toc468477642" w:history="1">
            <w:r w:rsidR="000F6843" w:rsidRPr="001E2396">
              <w:rPr>
                <w:rStyle w:val="Hyperlink"/>
                <w:rFonts w:ascii="Times New Roman" w:eastAsia="Times New Roman" w:hAnsi="Times New Roman" w:cs="Times New Roman"/>
                <w:b/>
                <w:bCs/>
                <w:noProof/>
              </w:rPr>
              <w:t>Appendix A. Deploying Geth on Raspberry Pi</w:t>
            </w:r>
            <w:r w:rsidR="000F6843">
              <w:rPr>
                <w:noProof/>
                <w:webHidden/>
              </w:rPr>
              <w:tab/>
            </w:r>
            <w:r w:rsidR="000F6843">
              <w:rPr>
                <w:noProof/>
                <w:webHidden/>
              </w:rPr>
              <w:fldChar w:fldCharType="begin"/>
            </w:r>
            <w:r w:rsidR="000F6843">
              <w:rPr>
                <w:noProof/>
                <w:webHidden/>
              </w:rPr>
              <w:instrText xml:space="preserve"> PAGEREF _Toc468477642 \h </w:instrText>
            </w:r>
            <w:r w:rsidR="000F6843">
              <w:rPr>
                <w:noProof/>
                <w:webHidden/>
              </w:rPr>
            </w:r>
            <w:r w:rsidR="000F6843">
              <w:rPr>
                <w:noProof/>
                <w:webHidden/>
              </w:rPr>
              <w:fldChar w:fldCharType="separate"/>
            </w:r>
            <w:r w:rsidR="000F6843">
              <w:rPr>
                <w:noProof/>
                <w:webHidden/>
              </w:rPr>
              <w:t>72</w:t>
            </w:r>
            <w:r w:rsidR="000F6843">
              <w:rPr>
                <w:noProof/>
                <w:webHidden/>
              </w:rPr>
              <w:fldChar w:fldCharType="end"/>
            </w:r>
          </w:hyperlink>
        </w:p>
        <w:p w14:paraId="327195DB" w14:textId="77777777" w:rsidR="000F6843" w:rsidRDefault="00C340AB">
          <w:pPr>
            <w:pStyle w:val="TOC1"/>
            <w:tabs>
              <w:tab w:val="right" w:leader="dot" w:pos="9350"/>
            </w:tabs>
            <w:rPr>
              <w:rFonts w:eastAsiaTheme="minorEastAsia"/>
              <w:noProof/>
            </w:rPr>
          </w:pPr>
          <w:hyperlink w:anchor="_Toc468477643" w:history="1">
            <w:r w:rsidR="000F6843" w:rsidRPr="001E2396">
              <w:rPr>
                <w:rStyle w:val="Hyperlink"/>
                <w:rFonts w:ascii="Times New Roman" w:eastAsia="Times New Roman" w:hAnsi="Times New Roman" w:cs="Times New Roman"/>
                <w:b/>
                <w:bCs/>
                <w:noProof/>
              </w:rPr>
              <w:t>Appendix B. Genesis Block [59]</w:t>
            </w:r>
            <w:r w:rsidR="000F6843">
              <w:rPr>
                <w:noProof/>
                <w:webHidden/>
              </w:rPr>
              <w:tab/>
            </w:r>
            <w:r w:rsidR="000F6843">
              <w:rPr>
                <w:noProof/>
                <w:webHidden/>
              </w:rPr>
              <w:fldChar w:fldCharType="begin"/>
            </w:r>
            <w:r w:rsidR="000F6843">
              <w:rPr>
                <w:noProof/>
                <w:webHidden/>
              </w:rPr>
              <w:instrText xml:space="preserve"> PAGEREF _Toc468477643 \h </w:instrText>
            </w:r>
            <w:r w:rsidR="000F6843">
              <w:rPr>
                <w:noProof/>
                <w:webHidden/>
              </w:rPr>
            </w:r>
            <w:r w:rsidR="000F6843">
              <w:rPr>
                <w:noProof/>
                <w:webHidden/>
              </w:rPr>
              <w:fldChar w:fldCharType="separate"/>
            </w:r>
            <w:r w:rsidR="000F6843">
              <w:rPr>
                <w:noProof/>
                <w:webHidden/>
              </w:rPr>
              <w:t>73</w:t>
            </w:r>
            <w:r w:rsidR="000F6843">
              <w:rPr>
                <w:noProof/>
                <w:webHidden/>
              </w:rPr>
              <w:fldChar w:fldCharType="end"/>
            </w:r>
          </w:hyperlink>
        </w:p>
        <w:p w14:paraId="4A8EC415" w14:textId="77777777" w:rsidR="000F6843" w:rsidRDefault="00C340AB">
          <w:pPr>
            <w:pStyle w:val="TOC1"/>
            <w:tabs>
              <w:tab w:val="right" w:leader="dot" w:pos="9350"/>
            </w:tabs>
            <w:rPr>
              <w:rFonts w:eastAsiaTheme="minorEastAsia"/>
              <w:noProof/>
            </w:rPr>
          </w:pPr>
          <w:hyperlink w:anchor="_Toc468477644" w:history="1">
            <w:r w:rsidR="000F6843" w:rsidRPr="001E2396">
              <w:rPr>
                <w:rStyle w:val="Hyperlink"/>
                <w:rFonts w:ascii="Times New Roman" w:eastAsia="Times New Roman" w:hAnsi="Times New Roman" w:cs="Times New Roman"/>
                <w:b/>
                <w:bCs/>
                <w:noProof/>
              </w:rPr>
              <w:t>Appendix C. Operating on a Private Blockchain</w:t>
            </w:r>
            <w:r w:rsidR="000F6843">
              <w:rPr>
                <w:noProof/>
                <w:webHidden/>
              </w:rPr>
              <w:tab/>
            </w:r>
            <w:r w:rsidR="000F6843">
              <w:rPr>
                <w:noProof/>
                <w:webHidden/>
              </w:rPr>
              <w:fldChar w:fldCharType="begin"/>
            </w:r>
            <w:r w:rsidR="000F6843">
              <w:rPr>
                <w:noProof/>
                <w:webHidden/>
              </w:rPr>
              <w:instrText xml:space="preserve"> PAGEREF _Toc468477644 \h </w:instrText>
            </w:r>
            <w:r w:rsidR="000F6843">
              <w:rPr>
                <w:noProof/>
                <w:webHidden/>
              </w:rPr>
            </w:r>
            <w:r w:rsidR="000F6843">
              <w:rPr>
                <w:noProof/>
                <w:webHidden/>
              </w:rPr>
              <w:fldChar w:fldCharType="separate"/>
            </w:r>
            <w:r w:rsidR="000F6843">
              <w:rPr>
                <w:noProof/>
                <w:webHidden/>
              </w:rPr>
              <w:t>75</w:t>
            </w:r>
            <w:r w:rsidR="000F6843">
              <w:rPr>
                <w:noProof/>
                <w:webHidden/>
              </w:rPr>
              <w:fldChar w:fldCharType="end"/>
            </w:r>
          </w:hyperlink>
        </w:p>
        <w:p w14:paraId="2C7F6B4F" w14:textId="592060D1" w:rsidR="00780F05" w:rsidRDefault="00780F05">
          <w:pPr>
            <w:rPr>
              <w:b/>
              <w:bCs/>
              <w:noProof/>
            </w:rPr>
          </w:pPr>
          <w:r w:rsidRPr="00290E4F">
            <w:rPr>
              <w:bCs/>
              <w:noProof/>
            </w:rPr>
            <w:fldChar w:fldCharType="end"/>
          </w:r>
        </w:p>
      </w:sdtContent>
    </w:sdt>
    <w:p w14:paraId="20758A06" w14:textId="77777777" w:rsidR="00B74A0A" w:rsidRDefault="00B74A0A">
      <w:pPr>
        <w:rPr>
          <w:b/>
          <w:bCs/>
          <w:noProof/>
        </w:rPr>
      </w:pPr>
    </w:p>
    <w:p w14:paraId="2E374AC3" w14:textId="77777777" w:rsidR="00B74A0A" w:rsidRDefault="00B74A0A" w:rsidP="00B74A0A">
      <w:pPr>
        <w:pStyle w:val="Default"/>
        <w:spacing w:line="480" w:lineRule="auto"/>
        <w:jc w:val="center"/>
        <w:rPr>
          <w:b/>
          <w:bCs/>
          <w:sz w:val="28"/>
        </w:rPr>
      </w:pPr>
    </w:p>
    <w:p w14:paraId="29180B74" w14:textId="77777777" w:rsidR="00B74A0A" w:rsidRDefault="00B74A0A" w:rsidP="00B74A0A">
      <w:pPr>
        <w:pStyle w:val="Default"/>
        <w:spacing w:line="480" w:lineRule="auto"/>
        <w:jc w:val="center"/>
        <w:rPr>
          <w:b/>
          <w:bCs/>
          <w:sz w:val="28"/>
        </w:rPr>
      </w:pPr>
    </w:p>
    <w:p w14:paraId="1A7C31FE" w14:textId="77777777" w:rsidR="00B74A0A" w:rsidRDefault="00B74A0A" w:rsidP="00B74A0A">
      <w:pPr>
        <w:pStyle w:val="Default"/>
        <w:spacing w:line="480" w:lineRule="auto"/>
        <w:jc w:val="center"/>
        <w:rPr>
          <w:b/>
          <w:bCs/>
          <w:sz w:val="28"/>
        </w:rPr>
      </w:pPr>
    </w:p>
    <w:p w14:paraId="29969060" w14:textId="77777777" w:rsidR="00B74A0A" w:rsidRDefault="00B74A0A" w:rsidP="00B74A0A">
      <w:pPr>
        <w:pStyle w:val="Default"/>
        <w:spacing w:line="480" w:lineRule="auto"/>
        <w:jc w:val="center"/>
        <w:rPr>
          <w:b/>
          <w:bCs/>
          <w:sz w:val="28"/>
        </w:rPr>
      </w:pPr>
    </w:p>
    <w:p w14:paraId="102D8812" w14:textId="77777777" w:rsidR="00B74A0A" w:rsidRDefault="00B74A0A" w:rsidP="00B74A0A">
      <w:pPr>
        <w:pStyle w:val="Default"/>
        <w:spacing w:line="480" w:lineRule="auto"/>
        <w:jc w:val="center"/>
        <w:rPr>
          <w:b/>
          <w:bCs/>
          <w:sz w:val="28"/>
        </w:rPr>
      </w:pPr>
    </w:p>
    <w:p w14:paraId="3DC9E22C" w14:textId="77777777" w:rsidR="00B74A0A" w:rsidRDefault="00B74A0A" w:rsidP="00B74A0A">
      <w:pPr>
        <w:pStyle w:val="Default"/>
        <w:spacing w:line="480" w:lineRule="auto"/>
        <w:jc w:val="center"/>
        <w:rPr>
          <w:b/>
          <w:bCs/>
          <w:sz w:val="28"/>
        </w:rPr>
      </w:pPr>
    </w:p>
    <w:p w14:paraId="04F67E57" w14:textId="77777777" w:rsidR="00B74A0A" w:rsidRDefault="00B74A0A" w:rsidP="00B74A0A">
      <w:pPr>
        <w:pStyle w:val="Default"/>
        <w:spacing w:line="480" w:lineRule="auto"/>
        <w:jc w:val="center"/>
        <w:rPr>
          <w:b/>
          <w:bCs/>
          <w:sz w:val="28"/>
        </w:rPr>
      </w:pPr>
    </w:p>
    <w:p w14:paraId="21254E0F" w14:textId="77777777" w:rsidR="00B74A0A" w:rsidRDefault="00B74A0A" w:rsidP="00B74A0A">
      <w:pPr>
        <w:pStyle w:val="Default"/>
        <w:spacing w:line="480" w:lineRule="auto"/>
        <w:jc w:val="center"/>
        <w:rPr>
          <w:b/>
          <w:bCs/>
          <w:sz w:val="28"/>
        </w:rPr>
      </w:pPr>
    </w:p>
    <w:p w14:paraId="38D6F1B0" w14:textId="77777777" w:rsidR="00B74A0A" w:rsidRDefault="00B74A0A" w:rsidP="00B74A0A">
      <w:pPr>
        <w:pStyle w:val="Default"/>
        <w:spacing w:line="480" w:lineRule="auto"/>
        <w:jc w:val="center"/>
        <w:rPr>
          <w:b/>
          <w:bCs/>
          <w:sz w:val="28"/>
        </w:rPr>
      </w:pPr>
    </w:p>
    <w:p w14:paraId="66F1D302" w14:textId="77777777" w:rsidR="00B74A0A" w:rsidRDefault="00B74A0A" w:rsidP="00B74A0A">
      <w:pPr>
        <w:pStyle w:val="Default"/>
        <w:spacing w:line="480" w:lineRule="auto"/>
        <w:jc w:val="center"/>
        <w:rPr>
          <w:b/>
          <w:bCs/>
          <w:sz w:val="28"/>
        </w:rPr>
      </w:pPr>
    </w:p>
    <w:p w14:paraId="3679730B" w14:textId="77777777" w:rsidR="00B74A0A" w:rsidRDefault="00B74A0A" w:rsidP="00B74A0A">
      <w:pPr>
        <w:pStyle w:val="Default"/>
        <w:spacing w:line="480" w:lineRule="auto"/>
        <w:jc w:val="center"/>
        <w:rPr>
          <w:b/>
          <w:bCs/>
          <w:sz w:val="28"/>
        </w:rPr>
      </w:pPr>
    </w:p>
    <w:p w14:paraId="05F2BF55" w14:textId="77777777" w:rsidR="00B74A0A" w:rsidRDefault="00B74A0A" w:rsidP="00B74A0A">
      <w:pPr>
        <w:pStyle w:val="Default"/>
        <w:spacing w:line="480" w:lineRule="auto"/>
        <w:jc w:val="center"/>
        <w:rPr>
          <w:b/>
          <w:bCs/>
          <w:sz w:val="28"/>
        </w:rPr>
      </w:pPr>
    </w:p>
    <w:p w14:paraId="2154479B" w14:textId="77777777" w:rsidR="00B74A0A" w:rsidRDefault="00B74A0A" w:rsidP="00B74A0A">
      <w:pPr>
        <w:pStyle w:val="Default"/>
        <w:spacing w:line="480" w:lineRule="auto"/>
        <w:jc w:val="center"/>
        <w:rPr>
          <w:b/>
          <w:bCs/>
          <w:sz w:val="28"/>
        </w:rPr>
      </w:pPr>
    </w:p>
    <w:p w14:paraId="723FB02C" w14:textId="77777777" w:rsidR="00B74A0A" w:rsidRDefault="00B74A0A" w:rsidP="00B74A0A">
      <w:pPr>
        <w:pStyle w:val="Default"/>
        <w:spacing w:line="480" w:lineRule="auto"/>
        <w:jc w:val="center"/>
        <w:rPr>
          <w:b/>
          <w:bCs/>
          <w:sz w:val="28"/>
        </w:rPr>
      </w:pPr>
    </w:p>
    <w:p w14:paraId="2510EBE2" w14:textId="77777777" w:rsidR="00B74A0A" w:rsidRDefault="00B74A0A" w:rsidP="002C1217">
      <w:pPr>
        <w:pStyle w:val="Default"/>
        <w:spacing w:line="480" w:lineRule="auto"/>
        <w:rPr>
          <w:b/>
          <w:bCs/>
          <w:sz w:val="28"/>
        </w:rPr>
      </w:pPr>
    </w:p>
    <w:p w14:paraId="445481C0" w14:textId="77777777" w:rsidR="00B74A0A" w:rsidRDefault="00B74A0A" w:rsidP="00B74A0A">
      <w:pPr>
        <w:pStyle w:val="Default"/>
        <w:spacing w:line="480" w:lineRule="auto"/>
        <w:jc w:val="center"/>
        <w:rPr>
          <w:b/>
          <w:bCs/>
          <w:sz w:val="28"/>
        </w:rPr>
      </w:pPr>
      <w:r>
        <w:rPr>
          <w:b/>
          <w:bCs/>
          <w:sz w:val="28"/>
        </w:rPr>
        <w:lastRenderedPageBreak/>
        <w:t>List of Figures</w:t>
      </w:r>
    </w:p>
    <w:p w14:paraId="79027791"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2.1 Basic Working of Bitcoin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14:paraId="6EB1E731"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2.2 Bitcoin Wallet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39FF23D5"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2.3 Digital Signature Verification Process in Bitcoin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14:paraId="0C0E84EA"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2.4 </w:t>
      </w:r>
      <w:proofErr w:type="spellStart"/>
      <w:r>
        <w:rPr>
          <w:rFonts w:ascii="Times New Roman" w:hAnsi="Times New Roman" w:cs="Times New Roman"/>
          <w:sz w:val="24"/>
          <w:szCs w:val="24"/>
        </w:rPr>
        <w:t>Merkle</w:t>
      </w:r>
      <w:proofErr w:type="spellEnd"/>
      <w:r>
        <w:rPr>
          <w:rFonts w:ascii="Times New Roman" w:hAnsi="Times New Roman" w:cs="Times New Roman"/>
          <w:sz w:val="24"/>
          <w:szCs w:val="24"/>
        </w:rPr>
        <w:t xml:space="preserve"> Tree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40DB304"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2.5 Block Header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3C996829"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2.6 Constituents of a Block Hash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14:paraId="643DC037"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2.7 Proof of Work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14:paraId="3003D739" w14:textId="77777777" w:rsidR="00B74A0A" w:rsidRDefault="00B74A0A" w:rsidP="00B74A0A">
      <w:pPr>
        <w:pStyle w:val="NormalWeb"/>
        <w:spacing w:before="0" w:beforeAutospacing="0" w:after="0" w:afterAutospacing="0" w:line="360" w:lineRule="auto"/>
      </w:pPr>
      <w:r>
        <w:t xml:space="preserve">Figure 3.2 Working of Oracle Service </w:t>
      </w:r>
      <w:r>
        <w:tab/>
      </w:r>
      <w:r>
        <w:tab/>
      </w:r>
      <w:r>
        <w:tab/>
      </w:r>
      <w:r>
        <w:tab/>
      </w:r>
      <w:r>
        <w:tab/>
      </w:r>
      <w:r>
        <w:tab/>
      </w:r>
      <w:r>
        <w:tab/>
        <w:t>23</w:t>
      </w:r>
    </w:p>
    <w:p w14:paraId="1E6465FF" w14:textId="77777777" w:rsidR="00B74A0A" w:rsidRDefault="00B74A0A" w:rsidP="00B74A0A">
      <w:pPr>
        <w:spacing w:after="0" w:line="360" w:lineRule="auto"/>
        <w:rPr>
          <w:rFonts w:ascii="Times New Roman" w:hAnsi="Times New Roman" w:cs="Times New Roman"/>
          <w:sz w:val="24"/>
        </w:rPr>
      </w:pPr>
      <w:r>
        <w:rPr>
          <w:rFonts w:ascii="Times New Roman" w:hAnsi="Times New Roman" w:cs="Times New Roman"/>
          <w:sz w:val="24"/>
        </w:rPr>
        <w:t xml:space="preserve">Figure 3.4 Time to Break key (MIPS years)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0CA9BBA3" w14:textId="77777777" w:rsidR="00B74A0A" w:rsidRDefault="00B74A0A" w:rsidP="00B74A0A">
      <w:pPr>
        <w:spacing w:after="0" w:line="360" w:lineRule="auto"/>
        <w:rPr>
          <w:rFonts w:ascii="Times New Roman" w:hAnsi="Times New Roman" w:cs="Times New Roman"/>
          <w:sz w:val="24"/>
        </w:rPr>
      </w:pPr>
      <w:r>
        <w:rPr>
          <w:rFonts w:ascii="Times New Roman" w:hAnsi="Times New Roman" w:cs="Times New Roman"/>
          <w:sz w:val="24"/>
        </w:rPr>
        <w:t xml:space="preserve">Figure 3.5 Hardware performance comparison of 256-bit SHA3 finalists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28</w:t>
      </w:r>
    </w:p>
    <w:p w14:paraId="66900114" w14:textId="77777777" w:rsidR="00B74A0A" w:rsidRDefault="00B74A0A" w:rsidP="00B74A0A">
      <w:pPr>
        <w:spacing w:after="0" w:line="360" w:lineRule="auto"/>
        <w:rPr>
          <w:rFonts w:ascii="Times New Roman" w:hAnsi="Times New Roman" w:cs="Times New Roman"/>
          <w:sz w:val="24"/>
        </w:rPr>
      </w:pPr>
      <w:r>
        <w:rPr>
          <w:rFonts w:ascii="Times New Roman" w:hAnsi="Times New Roman" w:cs="Times New Roman"/>
          <w:sz w:val="24"/>
        </w:rPr>
        <w:t xml:space="preserve">Figure 3.6 Hardware performance comparison of 512-bit SHA3 finalists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29</w:t>
      </w:r>
    </w:p>
    <w:p w14:paraId="3D864431" w14:textId="77777777" w:rsidR="00B74A0A" w:rsidRDefault="00B74A0A" w:rsidP="00B74A0A">
      <w:pPr>
        <w:spacing w:after="0" w:line="360" w:lineRule="auto"/>
        <w:rPr>
          <w:rFonts w:ascii="Times New Roman" w:hAnsi="Times New Roman" w:cs="Times New Roman"/>
          <w:sz w:val="24"/>
        </w:rPr>
      </w:pPr>
      <w:r>
        <w:rPr>
          <w:rFonts w:ascii="Times New Roman" w:hAnsi="Times New Roman" w:cs="Times New Roman"/>
          <w:sz w:val="24"/>
        </w:rPr>
        <w:t xml:space="preserve">Figure 3.8 Bootstrap nodes in Go-Ethereum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31</w:t>
      </w:r>
    </w:p>
    <w:p w14:paraId="62F2E32A" w14:textId="77777777" w:rsidR="00B74A0A" w:rsidRDefault="00B74A0A" w:rsidP="00B74A0A">
      <w:pPr>
        <w:spacing w:after="0" w:line="360" w:lineRule="auto"/>
        <w:rPr>
          <w:rFonts w:ascii="Times New Roman" w:hAnsi="Times New Roman" w:cs="Times New Roman"/>
          <w:sz w:val="24"/>
        </w:rPr>
      </w:pPr>
      <w:r>
        <w:rPr>
          <w:rFonts w:ascii="Times New Roman" w:hAnsi="Times New Roman" w:cs="Times New Roman"/>
          <w:sz w:val="24"/>
        </w:rPr>
        <w:t xml:space="preserve">Figure 3.9 Parameters for DAG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33</w:t>
      </w:r>
    </w:p>
    <w:p w14:paraId="1B01BA85" w14:textId="77777777" w:rsidR="00B74A0A" w:rsidRDefault="00B74A0A" w:rsidP="00B74A0A">
      <w:pPr>
        <w:spacing w:after="0" w:line="360" w:lineRule="auto"/>
        <w:rPr>
          <w:rFonts w:ascii="Times New Roman" w:hAnsi="Times New Roman" w:cs="Times New Roman"/>
          <w:sz w:val="24"/>
        </w:rPr>
      </w:pPr>
      <w:r>
        <w:rPr>
          <w:rFonts w:ascii="Times New Roman" w:hAnsi="Times New Roman" w:cs="Times New Roman"/>
          <w:sz w:val="24"/>
        </w:rPr>
        <w:t xml:space="preserve">Figure 4.1 Raspberry Pi OS version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34</w:t>
      </w:r>
    </w:p>
    <w:p w14:paraId="2C5D4840" w14:textId="77777777" w:rsidR="00B74A0A" w:rsidRDefault="00B74A0A" w:rsidP="00B74A0A">
      <w:pPr>
        <w:spacing w:after="0" w:line="360" w:lineRule="auto"/>
        <w:rPr>
          <w:rFonts w:ascii="Times New Roman" w:hAnsi="Times New Roman" w:cs="Times New Roman"/>
          <w:sz w:val="24"/>
        </w:rPr>
      </w:pPr>
      <w:r>
        <w:rPr>
          <w:rFonts w:ascii="Times New Roman" w:eastAsia="Times New Roman" w:hAnsi="Times New Roman" w:cs="Times New Roman"/>
          <w:sz w:val="24"/>
          <w:szCs w:val="24"/>
        </w:rPr>
        <w:t>Figure 4.2</w:t>
      </w:r>
      <w:r w:rsidRPr="002346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Working with </w:t>
      </w:r>
      <w:proofErr w:type="spellStart"/>
      <w:r>
        <w:rPr>
          <w:rFonts w:ascii="Times New Roman" w:eastAsia="Times New Roman" w:hAnsi="Times New Roman" w:cs="Times New Roman"/>
          <w:sz w:val="24"/>
          <w:szCs w:val="24"/>
        </w:rPr>
        <w:t>geth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w:t>
      </w:r>
    </w:p>
    <w:p w14:paraId="11A9811D"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Figure 4.3</w:t>
      </w:r>
      <w:r w:rsidRPr="004579C8">
        <w:rPr>
          <w:rFonts w:ascii="Times New Roman" w:hAnsi="Times New Roman" w:cs="Times New Roman"/>
          <w:sz w:val="24"/>
          <w:szCs w:val="24"/>
        </w:rPr>
        <w:t xml:space="preserve"> Custom </w:t>
      </w:r>
      <w:proofErr w:type="spellStart"/>
      <w:r w:rsidRPr="004579C8">
        <w:rPr>
          <w:rFonts w:ascii="Times New Roman" w:hAnsi="Times New Roman" w:cs="Times New Roman"/>
          <w:sz w:val="24"/>
          <w:szCs w:val="24"/>
        </w:rPr>
        <w:t>Genesis.json</w:t>
      </w:r>
      <w:proofErr w:type="spellEnd"/>
      <w:r w:rsidRPr="004579C8">
        <w:rPr>
          <w:rFonts w:ascii="Times New Roman" w:hAnsi="Times New Roman" w:cs="Times New Roman"/>
          <w:sz w:val="24"/>
          <w:szCs w:val="24"/>
        </w:rPr>
        <w:t xml:space="preserve"> file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2ECB026A"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rPr>
        <w:t xml:space="preserve">Figure 4.4 </w:t>
      </w:r>
      <w:r>
        <w:rPr>
          <w:rFonts w:ascii="Times New Roman" w:hAnsi="Times New Roman" w:cs="Times New Roman"/>
          <w:sz w:val="24"/>
          <w:szCs w:val="24"/>
        </w:rPr>
        <w:t>Sample static-</w:t>
      </w:r>
      <w:proofErr w:type="spellStart"/>
      <w:r>
        <w:rPr>
          <w:rFonts w:ascii="Times New Roman" w:hAnsi="Times New Roman" w:cs="Times New Roman"/>
          <w:sz w:val="24"/>
          <w:szCs w:val="24"/>
        </w:rPr>
        <w:t>nodes.json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38</w:t>
      </w:r>
    </w:p>
    <w:p w14:paraId="3D285DEC"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Figure 4.5</w:t>
      </w:r>
      <w:r>
        <w:rPr>
          <w:rFonts w:ascii="Times New Roman" w:hAnsi="Times New Roman" w:cs="Times New Roman"/>
          <w:b/>
          <w:sz w:val="24"/>
          <w:szCs w:val="24"/>
        </w:rPr>
        <w:t xml:space="preserve"> </w:t>
      </w:r>
      <w:r>
        <w:rPr>
          <w:rFonts w:ascii="Times New Roman" w:hAnsi="Times New Roman" w:cs="Times New Roman"/>
          <w:sz w:val="24"/>
          <w:szCs w:val="24"/>
        </w:rPr>
        <w:t xml:space="preserve">Error when mining on Raspberry pi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14:paraId="50A7F02A"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4.6 Final State of the Blockchain with 12098 blocks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p>
    <w:p w14:paraId="55B55565"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4.7 Time vs CPU resource consumption for Miner Node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w:t>
      </w:r>
    </w:p>
    <w:p w14:paraId="2899F13D"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4.8 Time vs CPU resource consumption graph for 3 Raspberry Nodes </w:t>
      </w:r>
      <w:r>
        <w:rPr>
          <w:rFonts w:ascii="Times New Roman" w:hAnsi="Times New Roman" w:cs="Times New Roman"/>
          <w:sz w:val="24"/>
          <w:szCs w:val="24"/>
        </w:rPr>
        <w:tab/>
      </w:r>
      <w:r>
        <w:rPr>
          <w:rFonts w:ascii="Times New Roman" w:hAnsi="Times New Roman" w:cs="Times New Roman"/>
          <w:sz w:val="24"/>
          <w:szCs w:val="24"/>
        </w:rPr>
        <w:tab/>
        <w:t>41</w:t>
      </w:r>
    </w:p>
    <w:p w14:paraId="34C87A11" w14:textId="77777777" w:rsidR="00B74A0A" w:rsidRDefault="00B74A0A" w:rsidP="00B74A0A">
      <w:pPr>
        <w:spacing w:after="0" w:line="360" w:lineRule="auto"/>
        <w:jc w:val="both"/>
        <w:rPr>
          <w:rFonts w:ascii="Times New Roman" w:hAnsi="Times New Roman" w:cs="Times New Roman"/>
          <w:sz w:val="24"/>
          <w:szCs w:val="24"/>
        </w:rPr>
      </w:pPr>
      <w:r>
        <w:rPr>
          <w:rFonts w:ascii="Times New Roman" w:hAnsi="Times New Roman" w:cs="Times New Roman"/>
          <w:sz w:val="24"/>
        </w:rPr>
        <w:t xml:space="preserve">Figure 4.10 </w:t>
      </w:r>
      <w:r>
        <w:rPr>
          <w:rFonts w:ascii="Times New Roman" w:hAnsi="Times New Roman" w:cs="Times New Roman"/>
          <w:sz w:val="24"/>
          <w:szCs w:val="24"/>
        </w:rPr>
        <w:t xml:space="preserve">Time vs RAM consumption graph for Miner Node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w:t>
      </w:r>
    </w:p>
    <w:p w14:paraId="09FFADE7"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rPr>
        <w:t xml:space="preserve">Figure 4.11 </w:t>
      </w:r>
      <w:r>
        <w:rPr>
          <w:rFonts w:ascii="Times New Roman" w:hAnsi="Times New Roman" w:cs="Times New Roman"/>
          <w:sz w:val="24"/>
          <w:szCs w:val="24"/>
        </w:rPr>
        <w:t xml:space="preserve">Time vs RAM consumption graph for 3 Raspberry Nodes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p>
    <w:p w14:paraId="30BF3496"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rPr>
        <w:t xml:space="preserve">Figure 4.13 </w:t>
      </w:r>
      <w:r>
        <w:rPr>
          <w:rFonts w:ascii="Times New Roman" w:hAnsi="Times New Roman" w:cs="Times New Roman"/>
          <w:sz w:val="24"/>
          <w:szCs w:val="24"/>
        </w:rPr>
        <w:t xml:space="preserve">Time vs CPU core temperature graph for 3 Raspberry Nodes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44</w:t>
      </w:r>
    </w:p>
    <w:p w14:paraId="325124C7"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rPr>
        <w:t xml:space="preserve">Figure 4.15 </w:t>
      </w:r>
      <w:r>
        <w:rPr>
          <w:rFonts w:ascii="Times New Roman" w:hAnsi="Times New Roman" w:cs="Times New Roman"/>
          <w:sz w:val="24"/>
          <w:szCs w:val="24"/>
        </w:rPr>
        <w:t xml:space="preserve">Block Number vs Block Difficulty graph for blockchain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45</w:t>
      </w:r>
    </w:p>
    <w:p w14:paraId="6DFCA84D"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rPr>
        <w:t xml:space="preserve">Figure 4.16 </w:t>
      </w:r>
      <w:r>
        <w:rPr>
          <w:rFonts w:ascii="Times New Roman" w:hAnsi="Times New Roman" w:cs="Times New Roman"/>
          <w:sz w:val="24"/>
          <w:szCs w:val="24"/>
        </w:rPr>
        <w:t xml:space="preserve">Block Number vs Block Time for blockchain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14:paraId="10D19327"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rPr>
        <w:t xml:space="preserve">Figure 4.17 </w:t>
      </w:r>
      <w:r>
        <w:rPr>
          <w:rFonts w:ascii="Times New Roman" w:hAnsi="Times New Roman" w:cs="Times New Roman"/>
          <w:sz w:val="24"/>
          <w:szCs w:val="24"/>
        </w:rPr>
        <w:t xml:space="preserve">Sub-part (block number 2000 - 3000) of above Graph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14:paraId="5306F856"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rPr>
        <w:t xml:space="preserve">Figure 4.18 </w:t>
      </w:r>
      <w:r>
        <w:rPr>
          <w:rFonts w:ascii="Times New Roman" w:hAnsi="Times New Roman" w:cs="Times New Roman"/>
          <w:sz w:val="24"/>
          <w:szCs w:val="24"/>
        </w:rPr>
        <w:t xml:space="preserve">Sub-part (block number 10000 - 12000) of above Graph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p>
    <w:p w14:paraId="4D71EBC9"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rPr>
        <w:t xml:space="preserve">Figure 4.19 </w:t>
      </w:r>
      <w:r>
        <w:rPr>
          <w:rFonts w:ascii="Times New Roman" w:hAnsi="Times New Roman" w:cs="Times New Roman"/>
          <w:sz w:val="24"/>
          <w:szCs w:val="24"/>
        </w:rPr>
        <w:t xml:space="preserve">Block Number vs Total Block difficulty for blockchain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49</w:t>
      </w:r>
    </w:p>
    <w:p w14:paraId="266F511E" w14:textId="77777777" w:rsidR="00B74A0A" w:rsidRDefault="00B74A0A" w:rsidP="00B74A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5.1 Block structure in </w:t>
      </w:r>
      <w:proofErr w:type="spellStart"/>
      <w:r>
        <w:rPr>
          <w:rFonts w:ascii="Times New Roman" w:hAnsi="Times New Roman" w:cs="Times New Roman"/>
          <w:sz w:val="24"/>
          <w:szCs w:val="24"/>
        </w:rPr>
        <w:t>Tendermint</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55</w:t>
      </w:r>
    </w:p>
    <w:p w14:paraId="1787B03C" w14:textId="77777777" w:rsidR="00B74A0A" w:rsidRDefault="00B74A0A" w:rsidP="00B74A0A">
      <w:pP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lastRenderedPageBreak/>
        <w:t xml:space="preserve">Figure 5.2 </w:t>
      </w:r>
      <w:proofErr w:type="spellStart"/>
      <w:r w:rsidRPr="0023465D">
        <w:rPr>
          <w:rFonts w:ascii="Times New Roman" w:eastAsia="Times New Roman" w:hAnsi="Times New Roman" w:cs="Times New Roman"/>
          <w:sz w:val="24"/>
          <w:szCs w:val="24"/>
        </w:rPr>
        <w:t>sudo</w:t>
      </w:r>
      <w:proofErr w:type="spell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docker</w:t>
      </w:r>
      <w:proofErr w:type="spellEnd"/>
      <w:r w:rsidRPr="0023465D">
        <w:rPr>
          <w:rFonts w:ascii="Times New Roman" w:eastAsia="Times New Roman" w:hAnsi="Times New Roman" w:cs="Times New Roman"/>
          <w:sz w:val="24"/>
          <w:szCs w:val="24"/>
        </w:rPr>
        <w:t xml:space="preserve"> info output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57</w:t>
      </w:r>
    </w:p>
    <w:p w14:paraId="4B80BA73" w14:textId="77777777" w:rsidR="00B74A0A" w:rsidRDefault="00B74A0A" w:rsidP="00B74A0A">
      <w:pPr>
        <w:rPr>
          <w:rFonts w:ascii="Times New Roman" w:eastAsia="Times New Roman" w:hAnsi="Times New Roman" w:cs="Times New Roman"/>
          <w:sz w:val="24"/>
          <w:szCs w:val="24"/>
        </w:rPr>
      </w:pPr>
      <w:r w:rsidRPr="00647F6C">
        <w:rPr>
          <w:rFonts w:ascii="Times New Roman" w:eastAsia="Times New Roman" w:hAnsi="Times New Roman" w:cs="Times New Roman"/>
          <w:sz w:val="24"/>
          <w:szCs w:val="24"/>
        </w:rPr>
        <w:t>Figure 5.3 Error faced while installing Eris on Arm devices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58</w:t>
      </w:r>
    </w:p>
    <w:p w14:paraId="247DA0A6" w14:textId="77777777" w:rsidR="00B74A0A" w:rsidRDefault="00B74A0A" w:rsidP="00B74A0A">
      <w:pPr>
        <w:spacing w:line="240" w:lineRule="auto"/>
        <w:rPr>
          <w:rFonts w:ascii="Times New Roman" w:eastAsia="Times New Roman" w:hAnsi="Times New Roman" w:cs="Times New Roman"/>
          <w:sz w:val="24"/>
          <w:szCs w:val="24"/>
        </w:rPr>
      </w:pPr>
      <w:r w:rsidRPr="00A552FC">
        <w:rPr>
          <w:rFonts w:ascii="Times New Roman" w:eastAsia="Times New Roman" w:hAnsi="Times New Roman" w:cs="Times New Roman"/>
          <w:sz w:val="24"/>
          <w:szCs w:val="24"/>
        </w:rPr>
        <w:t>Figure 5.4 Error installing Eris using shell script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58</w:t>
      </w:r>
    </w:p>
    <w:p w14:paraId="0288D61A" w14:textId="77777777" w:rsidR="00B74A0A" w:rsidRPr="00746A61" w:rsidRDefault="00B74A0A" w:rsidP="00B74A0A">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Figure 6.1 Tangle</w:t>
      </w:r>
      <w:r w:rsidRPr="00C263D7">
        <w:rPr>
          <w:rFonts w:ascii="Times New Roman" w:eastAsia="Times New Roman" w:hAnsi="Times New Roman" w:cs="Times New Roman"/>
          <w:sz w:val="24"/>
        </w:rPr>
        <w:t>, Directed Acyclic Graph (DAG)</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60</w:t>
      </w:r>
    </w:p>
    <w:p w14:paraId="568A5619" w14:textId="77777777" w:rsidR="00B74A0A" w:rsidRPr="004D5ED3" w:rsidRDefault="00B74A0A" w:rsidP="00B74A0A">
      <w:pPr>
        <w:pStyle w:val="NormalWeb"/>
        <w:spacing w:before="0" w:beforeAutospacing="0" w:after="160" w:afterAutospacing="0"/>
        <w:jc w:val="center"/>
        <w:textAlignment w:val="baseline"/>
        <w:rPr>
          <w:b/>
          <w:sz w:val="28"/>
        </w:rPr>
      </w:pPr>
      <w:r w:rsidRPr="004D5ED3">
        <w:rPr>
          <w:b/>
          <w:sz w:val="28"/>
        </w:rPr>
        <w:t>List of Tables</w:t>
      </w:r>
    </w:p>
    <w:p w14:paraId="1415CED6" w14:textId="77777777" w:rsidR="00B74A0A" w:rsidRDefault="00B74A0A" w:rsidP="00B74A0A">
      <w:pPr>
        <w:pStyle w:val="NormalWeb"/>
        <w:spacing w:before="0" w:beforeAutospacing="0" w:after="0" w:afterAutospacing="0" w:line="360" w:lineRule="auto"/>
      </w:pPr>
      <w:r>
        <w:t xml:space="preserve">Table 3.1 Data sources supported by </w:t>
      </w:r>
      <w:proofErr w:type="spellStart"/>
      <w:r>
        <w:t>Oraclize</w:t>
      </w:r>
      <w:proofErr w:type="spellEnd"/>
      <w:r>
        <w:t xml:space="preserve"> </w:t>
      </w:r>
      <w:r>
        <w:tab/>
      </w:r>
      <w:r>
        <w:tab/>
      </w:r>
      <w:r>
        <w:tab/>
      </w:r>
      <w:r>
        <w:tab/>
      </w:r>
      <w:r>
        <w:tab/>
      </w:r>
      <w:r>
        <w:tab/>
        <w:t>22</w:t>
      </w:r>
    </w:p>
    <w:p w14:paraId="23AC9261" w14:textId="77777777" w:rsidR="00B74A0A" w:rsidRDefault="00B74A0A" w:rsidP="00B74A0A">
      <w:pPr>
        <w:spacing w:after="0" w:line="360" w:lineRule="auto"/>
        <w:rPr>
          <w:rFonts w:ascii="Times New Roman" w:hAnsi="Times New Roman" w:cs="Times New Roman"/>
          <w:sz w:val="24"/>
        </w:rPr>
      </w:pPr>
      <w:r>
        <w:rPr>
          <w:rFonts w:ascii="Times New Roman" w:hAnsi="Times New Roman" w:cs="Times New Roman"/>
          <w:sz w:val="24"/>
        </w:rPr>
        <w:t xml:space="preserve">Table 3.3 RSA vs ECC Key Size Comparison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p>
    <w:p w14:paraId="2E785447" w14:textId="77777777" w:rsidR="00B74A0A" w:rsidRPr="00931728" w:rsidRDefault="00B74A0A" w:rsidP="00B74A0A">
      <w:pPr>
        <w:spacing w:after="0" w:line="360" w:lineRule="auto"/>
        <w:rPr>
          <w:rFonts w:ascii="Times New Roman" w:hAnsi="Times New Roman" w:cs="Times New Roman"/>
          <w:sz w:val="24"/>
        </w:rPr>
      </w:pPr>
      <w:r>
        <w:rPr>
          <w:rFonts w:ascii="Times New Roman" w:hAnsi="Times New Roman" w:cs="Times New Roman"/>
          <w:sz w:val="24"/>
        </w:rPr>
        <w:t xml:space="preserve">Table 3.7 Software Comparison of Hashing Algorithms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29</w:t>
      </w:r>
    </w:p>
    <w:p w14:paraId="5945F4BE" w14:textId="77777777" w:rsidR="00B74A0A" w:rsidRDefault="00B74A0A" w:rsidP="00B74A0A">
      <w:pPr>
        <w:pStyle w:val="NormalWeb"/>
        <w:spacing w:before="0" w:beforeAutospacing="0" w:after="0" w:afterAutospacing="0" w:line="360" w:lineRule="auto"/>
        <w:textAlignment w:val="baseline"/>
      </w:pPr>
      <w:r>
        <w:t xml:space="preserve">Table 4.9 </w:t>
      </w:r>
      <w:r>
        <w:rPr>
          <w:bCs/>
          <w:color w:val="000000" w:themeColor="text1"/>
        </w:rPr>
        <w:t xml:space="preserve">Statistics for the </w:t>
      </w:r>
      <w:r>
        <w:t xml:space="preserve">CPU resource consumption of 3 Raspberry Nodes </w:t>
      </w:r>
      <w:r>
        <w:tab/>
      </w:r>
      <w:r>
        <w:tab/>
        <w:t>42</w:t>
      </w:r>
    </w:p>
    <w:p w14:paraId="6BCB0BC4" w14:textId="77777777" w:rsidR="00B74A0A" w:rsidRDefault="00B74A0A" w:rsidP="00B74A0A">
      <w:pPr>
        <w:pStyle w:val="NormalWeb"/>
        <w:spacing w:before="0" w:beforeAutospacing="0" w:after="0" w:afterAutospacing="0" w:line="360" w:lineRule="auto"/>
        <w:textAlignment w:val="baseline"/>
      </w:pPr>
      <w:r>
        <w:t xml:space="preserve">Table 4.12 </w:t>
      </w:r>
      <w:r>
        <w:rPr>
          <w:bCs/>
          <w:color w:val="000000" w:themeColor="text1"/>
        </w:rPr>
        <w:t xml:space="preserve">Statistics for the </w:t>
      </w:r>
      <w:r>
        <w:t xml:space="preserve">RAM consumption of 3 Raspberry Nodes </w:t>
      </w:r>
      <w:r>
        <w:tab/>
      </w:r>
      <w:r>
        <w:tab/>
      </w:r>
      <w:r>
        <w:tab/>
        <w:t>43</w:t>
      </w:r>
    </w:p>
    <w:p w14:paraId="678F49DF" w14:textId="77777777" w:rsidR="00B74A0A" w:rsidRDefault="00B74A0A" w:rsidP="00B74A0A">
      <w:pPr>
        <w:pStyle w:val="NormalWeb"/>
        <w:spacing w:before="0" w:beforeAutospacing="0" w:after="0" w:afterAutospacing="0" w:line="360" w:lineRule="auto"/>
        <w:textAlignment w:val="baseline"/>
      </w:pPr>
      <w:r>
        <w:rPr>
          <w:bCs/>
          <w:color w:val="000000" w:themeColor="text1"/>
        </w:rPr>
        <w:t xml:space="preserve">Table 4.14 Statistics for </w:t>
      </w:r>
      <w:r>
        <w:t>CPU core temperature (</w:t>
      </w:r>
      <w:proofErr w:type="spellStart"/>
      <w:r>
        <w:rPr>
          <w:vertAlign w:val="superscript"/>
        </w:rPr>
        <w:t>o</w:t>
      </w:r>
      <w:r>
        <w:t>C</w:t>
      </w:r>
      <w:proofErr w:type="spellEnd"/>
      <w:r>
        <w:t xml:space="preserve">) data of 3 Raspberry Nodes </w:t>
      </w:r>
      <w:r>
        <w:tab/>
      </w:r>
      <w:r>
        <w:tab/>
        <w:t>45</w:t>
      </w:r>
    </w:p>
    <w:p w14:paraId="7F11F0F6" w14:textId="77777777" w:rsidR="00B74A0A" w:rsidRPr="008C44CD" w:rsidRDefault="00B74A0A" w:rsidP="00B74A0A">
      <w:pPr>
        <w:rPr>
          <w:ins w:id="0" w:author="Varun Mamillapalli" w:date="2016-12-02T03:43:00Z"/>
          <w:rFonts w:ascii="Times New Roman" w:hAnsi="Times New Roman" w:cs="Times New Roman"/>
          <w:sz w:val="24"/>
        </w:rPr>
      </w:pPr>
      <w:r>
        <w:rPr>
          <w:rFonts w:ascii="Times New Roman" w:hAnsi="Times New Roman" w:cs="Times New Roman"/>
          <w:sz w:val="24"/>
        </w:rPr>
        <w:t xml:space="preserve">Table 8.1 Ethereum vs Eris vs IOTA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62</w:t>
      </w:r>
    </w:p>
    <w:p w14:paraId="6E55FE5B" w14:textId="77777777" w:rsidR="00B74A0A" w:rsidRDefault="00B74A0A" w:rsidP="00B74A0A">
      <w:pPr>
        <w:pStyle w:val="NormalWeb"/>
        <w:spacing w:before="0" w:beforeAutospacing="0" w:after="160" w:afterAutospacing="0"/>
        <w:textAlignment w:val="baseline"/>
        <w:rPr>
          <w:rFonts w:eastAsiaTheme="minorHAnsi"/>
          <w:bCs/>
          <w:color w:val="000000" w:themeColor="text1"/>
        </w:rPr>
      </w:pPr>
    </w:p>
    <w:p w14:paraId="740BE5F6" w14:textId="77777777" w:rsidR="00B74A0A" w:rsidRDefault="00B74A0A" w:rsidP="00B74A0A">
      <w:pPr>
        <w:pStyle w:val="NormalWeb"/>
        <w:spacing w:before="0" w:beforeAutospacing="0" w:after="160" w:afterAutospacing="0"/>
        <w:textAlignment w:val="baseline"/>
        <w:rPr>
          <w:rFonts w:eastAsiaTheme="minorHAnsi"/>
          <w:bCs/>
          <w:color w:val="000000" w:themeColor="text1"/>
        </w:rPr>
      </w:pPr>
    </w:p>
    <w:p w14:paraId="078206C8" w14:textId="77777777" w:rsidR="00B74A0A" w:rsidRDefault="00B74A0A" w:rsidP="00B74A0A">
      <w:pPr>
        <w:pStyle w:val="NormalWeb"/>
        <w:spacing w:before="0" w:beforeAutospacing="0" w:after="160" w:afterAutospacing="0"/>
        <w:textAlignment w:val="baseline"/>
        <w:rPr>
          <w:rFonts w:eastAsiaTheme="minorHAnsi"/>
          <w:bCs/>
          <w:color w:val="000000" w:themeColor="text1"/>
        </w:rPr>
      </w:pPr>
    </w:p>
    <w:p w14:paraId="224AD63D" w14:textId="77777777" w:rsidR="00B74A0A" w:rsidRDefault="00B74A0A" w:rsidP="00B74A0A">
      <w:pPr>
        <w:spacing w:after="0" w:line="240" w:lineRule="auto"/>
        <w:rPr>
          <w:rFonts w:ascii="Times New Roman" w:hAnsi="Times New Roman" w:cs="Times New Roman"/>
          <w:sz w:val="24"/>
          <w:szCs w:val="24"/>
        </w:rPr>
      </w:pPr>
    </w:p>
    <w:p w14:paraId="2C09A2C0" w14:textId="77777777" w:rsidR="00B74A0A" w:rsidRDefault="00B74A0A" w:rsidP="00B74A0A">
      <w:pPr>
        <w:spacing w:after="120"/>
        <w:rPr>
          <w:rFonts w:ascii="Times New Roman" w:hAnsi="Times New Roman" w:cs="Times New Roman"/>
          <w:sz w:val="24"/>
          <w:szCs w:val="24"/>
        </w:rPr>
      </w:pPr>
    </w:p>
    <w:p w14:paraId="08B56942" w14:textId="77777777" w:rsidR="00B74A0A" w:rsidRDefault="00B74A0A" w:rsidP="00B74A0A">
      <w:pPr>
        <w:spacing w:after="120"/>
        <w:rPr>
          <w:rFonts w:ascii="Times New Roman" w:hAnsi="Times New Roman" w:cs="Times New Roman"/>
          <w:sz w:val="24"/>
          <w:szCs w:val="24"/>
        </w:rPr>
      </w:pPr>
    </w:p>
    <w:p w14:paraId="3293C3B9" w14:textId="77777777" w:rsidR="00B74A0A" w:rsidRDefault="00B74A0A" w:rsidP="00B74A0A">
      <w:pPr>
        <w:spacing w:after="120"/>
        <w:rPr>
          <w:rFonts w:ascii="Times New Roman" w:hAnsi="Times New Roman" w:cs="Times New Roman"/>
          <w:sz w:val="24"/>
          <w:szCs w:val="24"/>
        </w:rPr>
      </w:pPr>
    </w:p>
    <w:p w14:paraId="69C85344" w14:textId="77777777" w:rsidR="00B74A0A" w:rsidRPr="004579C8" w:rsidRDefault="00B74A0A" w:rsidP="00B74A0A">
      <w:pPr>
        <w:spacing w:line="480" w:lineRule="auto"/>
        <w:rPr>
          <w:rFonts w:ascii="Times New Roman" w:hAnsi="Times New Roman" w:cs="Times New Roman"/>
          <w:sz w:val="24"/>
          <w:szCs w:val="24"/>
        </w:rPr>
      </w:pPr>
    </w:p>
    <w:p w14:paraId="452F4759" w14:textId="77777777" w:rsidR="00B74A0A" w:rsidRDefault="00B74A0A" w:rsidP="00B74A0A">
      <w:pPr>
        <w:spacing w:after="120" w:line="480" w:lineRule="auto"/>
        <w:rPr>
          <w:rFonts w:ascii="Times New Roman" w:hAnsi="Times New Roman" w:cs="Times New Roman"/>
          <w:sz w:val="24"/>
        </w:rPr>
      </w:pPr>
    </w:p>
    <w:p w14:paraId="41D0ED89" w14:textId="77777777" w:rsidR="00B74A0A" w:rsidRDefault="00B74A0A" w:rsidP="00B74A0A">
      <w:pPr>
        <w:spacing w:after="120" w:line="240" w:lineRule="auto"/>
        <w:rPr>
          <w:rFonts w:ascii="Times New Roman" w:hAnsi="Times New Roman" w:cs="Times New Roman"/>
          <w:sz w:val="24"/>
        </w:rPr>
      </w:pPr>
    </w:p>
    <w:p w14:paraId="07357033" w14:textId="77777777" w:rsidR="00B74A0A" w:rsidRDefault="00B74A0A" w:rsidP="00B74A0A">
      <w:pPr>
        <w:spacing w:after="120" w:line="240" w:lineRule="auto"/>
        <w:rPr>
          <w:rFonts w:ascii="Times New Roman" w:hAnsi="Times New Roman" w:cs="Times New Roman"/>
          <w:sz w:val="24"/>
        </w:rPr>
      </w:pPr>
    </w:p>
    <w:p w14:paraId="281DF652" w14:textId="77777777" w:rsidR="00B74A0A" w:rsidRDefault="00B74A0A" w:rsidP="00B74A0A">
      <w:pPr>
        <w:spacing w:after="120" w:line="240" w:lineRule="auto"/>
        <w:rPr>
          <w:rFonts w:ascii="Times New Roman" w:hAnsi="Times New Roman" w:cs="Times New Roman"/>
          <w:sz w:val="24"/>
        </w:rPr>
      </w:pPr>
    </w:p>
    <w:p w14:paraId="207F7E8F" w14:textId="77777777" w:rsidR="00B74A0A" w:rsidRDefault="00B74A0A" w:rsidP="00B74A0A">
      <w:pPr>
        <w:spacing w:after="240" w:line="240" w:lineRule="auto"/>
        <w:rPr>
          <w:rFonts w:ascii="Times New Roman" w:hAnsi="Times New Roman" w:cs="Times New Roman"/>
          <w:sz w:val="24"/>
        </w:rPr>
      </w:pPr>
    </w:p>
    <w:p w14:paraId="5626F476" w14:textId="77777777" w:rsidR="00B74A0A" w:rsidRDefault="00B74A0A" w:rsidP="00B74A0A">
      <w:pPr>
        <w:spacing w:after="240" w:line="240" w:lineRule="auto"/>
        <w:rPr>
          <w:rFonts w:ascii="Times New Roman" w:hAnsi="Times New Roman" w:cs="Times New Roman"/>
          <w:sz w:val="24"/>
        </w:rPr>
      </w:pPr>
    </w:p>
    <w:p w14:paraId="2F7D3BC5" w14:textId="77777777" w:rsidR="00B74A0A" w:rsidRDefault="00B74A0A" w:rsidP="00B74A0A">
      <w:pPr>
        <w:spacing w:after="120" w:line="240" w:lineRule="auto"/>
        <w:rPr>
          <w:rFonts w:ascii="Times New Roman" w:hAnsi="Times New Roman" w:cs="Times New Roman"/>
          <w:sz w:val="24"/>
        </w:rPr>
      </w:pPr>
    </w:p>
    <w:p w14:paraId="726AB36E" w14:textId="77777777" w:rsidR="00B74A0A" w:rsidRDefault="00B74A0A" w:rsidP="00B74A0A">
      <w:pPr>
        <w:spacing w:after="0" w:line="240" w:lineRule="auto"/>
        <w:rPr>
          <w:rFonts w:ascii="Times New Roman" w:hAnsi="Times New Roman" w:cs="Times New Roman"/>
          <w:sz w:val="24"/>
        </w:rPr>
      </w:pPr>
    </w:p>
    <w:p w14:paraId="02726C04" w14:textId="77777777" w:rsidR="00B74A0A" w:rsidRPr="00D40C70" w:rsidRDefault="00B74A0A" w:rsidP="00B74A0A">
      <w:pPr>
        <w:pStyle w:val="Default"/>
        <w:spacing w:line="480" w:lineRule="auto"/>
        <w:rPr>
          <w:bCs/>
        </w:rPr>
      </w:pPr>
    </w:p>
    <w:p w14:paraId="7AA67C0A" w14:textId="77777777" w:rsidR="00B74A0A" w:rsidRPr="004F4CE9" w:rsidRDefault="00B74A0A" w:rsidP="00B74A0A">
      <w:pPr>
        <w:pStyle w:val="Default"/>
        <w:spacing w:line="480" w:lineRule="auto"/>
        <w:jc w:val="center"/>
        <w:rPr>
          <w:b/>
          <w:bCs/>
          <w:sz w:val="28"/>
        </w:rPr>
      </w:pPr>
      <w:r w:rsidRPr="004F4CE9">
        <w:rPr>
          <w:b/>
          <w:bCs/>
          <w:sz w:val="28"/>
        </w:rPr>
        <w:lastRenderedPageBreak/>
        <w:t>Glossary</w:t>
      </w:r>
    </w:p>
    <w:p w14:paraId="5FF17A61" w14:textId="77777777" w:rsidR="00B74A0A" w:rsidRPr="00EA340C" w:rsidRDefault="00B74A0A" w:rsidP="00B74A0A">
      <w:pPr>
        <w:pStyle w:val="Default"/>
        <w:spacing w:after="120" w:line="480" w:lineRule="auto"/>
        <w:jc w:val="both"/>
      </w:pPr>
      <w:r w:rsidRPr="00EA340C">
        <w:rPr>
          <w:b/>
          <w:bCs/>
        </w:rPr>
        <w:t xml:space="preserve">Hashing </w:t>
      </w:r>
      <w:r w:rsidRPr="00EA340C">
        <w:t xml:space="preserve">is the process of converting an input of any size and form (string, document, software) to a fixed output called a hash string or a hash value. Hashing is an irreversible process i.e., the output cannot be reverse engineered to determine the input value and a slight change in the input will cause a drastic change in the output. This process is used to check for the integrity of data. </w:t>
      </w:r>
    </w:p>
    <w:p w14:paraId="4DF0B7A0" w14:textId="77777777" w:rsidR="00B74A0A" w:rsidRPr="00EA340C" w:rsidRDefault="00B74A0A" w:rsidP="00B74A0A">
      <w:pPr>
        <w:pStyle w:val="Default"/>
        <w:spacing w:after="120" w:line="480" w:lineRule="auto"/>
        <w:jc w:val="both"/>
      </w:pPr>
      <w:r w:rsidRPr="00EA340C">
        <w:rPr>
          <w:b/>
          <w:bCs/>
        </w:rPr>
        <w:t xml:space="preserve">Digital Signatures </w:t>
      </w:r>
      <w:r w:rsidRPr="00EA340C">
        <w:t xml:space="preserve">are used to solve the problem of identity. Digital signature is the encryption (with private key) of hash of a message. Anyone having the corresponding public key can verify the signature for authenticity. Repudiation can be prevented by using digital signatures. </w:t>
      </w:r>
    </w:p>
    <w:p w14:paraId="26C14D8B" w14:textId="77777777" w:rsidR="00B74A0A" w:rsidRPr="00EA340C" w:rsidRDefault="00B74A0A" w:rsidP="00B74A0A">
      <w:pPr>
        <w:pStyle w:val="Default"/>
        <w:spacing w:after="120" w:line="480" w:lineRule="auto"/>
        <w:jc w:val="both"/>
      </w:pPr>
      <w:proofErr w:type="spellStart"/>
      <w:r w:rsidRPr="00EA340C">
        <w:rPr>
          <w:b/>
          <w:bCs/>
        </w:rPr>
        <w:t>Merkle</w:t>
      </w:r>
      <w:proofErr w:type="spellEnd"/>
      <w:r w:rsidRPr="00EA340C">
        <w:rPr>
          <w:b/>
          <w:bCs/>
        </w:rPr>
        <w:t xml:space="preserve"> Tree </w:t>
      </w:r>
      <w:r w:rsidRPr="00EA340C">
        <w:t xml:space="preserve">or a </w:t>
      </w:r>
      <w:r w:rsidRPr="00EA340C">
        <w:rPr>
          <w:b/>
          <w:bCs/>
        </w:rPr>
        <w:t xml:space="preserve">Hash Tree </w:t>
      </w:r>
      <w:r w:rsidRPr="00EA340C">
        <w:t xml:space="preserve">is a tree in which all the leaf nodes contain some data and the non-leaf nodes contain hashes of that data. These hashes of data are paired and hashed again until a single hash is achieved and this hash is called the </w:t>
      </w:r>
      <w:proofErr w:type="spellStart"/>
      <w:r w:rsidRPr="00EA340C">
        <w:t>Merkle</w:t>
      </w:r>
      <w:proofErr w:type="spellEnd"/>
      <w:r w:rsidRPr="00EA340C">
        <w:t xml:space="preserve"> root. </w:t>
      </w:r>
      <w:proofErr w:type="spellStart"/>
      <w:r w:rsidRPr="00EA340C">
        <w:t>Merkle</w:t>
      </w:r>
      <w:proofErr w:type="spellEnd"/>
      <w:r w:rsidRPr="00EA340C">
        <w:t xml:space="preserve"> trees allow efficient and secure verification of contents of large data structures and are the preferred medium to manage and store data in a peer-to-peer network. </w:t>
      </w:r>
    </w:p>
    <w:p w14:paraId="60C88DDC" w14:textId="77777777" w:rsidR="00B74A0A" w:rsidRPr="00EA340C" w:rsidRDefault="00B74A0A" w:rsidP="00B74A0A">
      <w:pPr>
        <w:pStyle w:val="Default"/>
        <w:spacing w:after="120" w:line="480" w:lineRule="auto"/>
        <w:jc w:val="both"/>
      </w:pPr>
      <w:r w:rsidRPr="00EA340C">
        <w:rPr>
          <w:b/>
          <w:bCs/>
        </w:rPr>
        <w:t xml:space="preserve">Blockchain </w:t>
      </w:r>
      <w:r w:rsidRPr="00EA340C">
        <w:t xml:space="preserve">is a ledger of all the transactions between the nodes in the network. These transactions are cryptographically verified and arranged in the form of blocks and these blocks are connected to one another in the form of a chain, hence the name, blockchain. </w:t>
      </w:r>
    </w:p>
    <w:p w14:paraId="08F70BE3" w14:textId="77777777" w:rsidR="00B74A0A" w:rsidRPr="00EA340C" w:rsidRDefault="00B74A0A" w:rsidP="00B74A0A">
      <w:pPr>
        <w:pStyle w:val="Default"/>
        <w:spacing w:after="120" w:line="480" w:lineRule="auto"/>
        <w:jc w:val="both"/>
      </w:pPr>
      <w:r w:rsidRPr="00EA340C">
        <w:rPr>
          <w:b/>
          <w:bCs/>
        </w:rPr>
        <w:t xml:space="preserve">Mining </w:t>
      </w:r>
      <w:r w:rsidRPr="00EA340C">
        <w:t xml:space="preserve">is the process of generating new cryptocurrency by finding the correct nonce value that satisfies the target block hash criteria. </w:t>
      </w:r>
    </w:p>
    <w:p w14:paraId="088FCA93" w14:textId="77777777" w:rsidR="00B74A0A" w:rsidRPr="00EA340C" w:rsidRDefault="00B74A0A" w:rsidP="00B74A0A">
      <w:pPr>
        <w:pStyle w:val="Default"/>
        <w:spacing w:after="120" w:line="480" w:lineRule="auto"/>
        <w:jc w:val="both"/>
      </w:pPr>
      <w:r w:rsidRPr="00EA340C">
        <w:rPr>
          <w:b/>
          <w:bCs/>
        </w:rPr>
        <w:t xml:space="preserve">Proof-of-Work </w:t>
      </w:r>
      <w:r w:rsidRPr="00EA340C">
        <w:t xml:space="preserve">is an algorithm which is used to achieve consensus among all the nodes in a blockchain network about the validity of a block. It is a distributed consensus algorithm. </w:t>
      </w:r>
    </w:p>
    <w:p w14:paraId="0F5B2B58" w14:textId="77777777" w:rsidR="00B74A0A" w:rsidRPr="00EA340C" w:rsidRDefault="00B74A0A" w:rsidP="00B74A0A">
      <w:pPr>
        <w:pStyle w:val="Default"/>
        <w:spacing w:after="120" w:line="480" w:lineRule="auto"/>
        <w:jc w:val="both"/>
      </w:pPr>
      <w:r w:rsidRPr="00EA340C">
        <w:rPr>
          <w:b/>
          <w:bCs/>
        </w:rPr>
        <w:t xml:space="preserve">Smart Contract </w:t>
      </w:r>
      <w:r w:rsidRPr="00EA340C">
        <w:t xml:space="preserve">is a piece of code that can be used to execute the legal terms of a contract between two parties that don’t trust each other. Smart contracts are deployed to a location on the blockchain </w:t>
      </w:r>
      <w:r w:rsidRPr="00EA340C">
        <w:lastRenderedPageBreak/>
        <w:t xml:space="preserve">and when triggered, they are executed on every node in the blockchain network. The result obtained by majority of the nodes will be the result of the code in smart contract. </w:t>
      </w:r>
    </w:p>
    <w:p w14:paraId="47158999" w14:textId="379A7C73" w:rsidR="00B74A0A" w:rsidRDefault="00B74A0A" w:rsidP="00B74A0A">
      <w:pPr>
        <w:spacing w:line="480" w:lineRule="auto"/>
        <w:jc w:val="both"/>
      </w:pPr>
      <w:r w:rsidRPr="00EA340C">
        <w:rPr>
          <w:rFonts w:ascii="Times New Roman" w:hAnsi="Times New Roman" w:cs="Times New Roman"/>
          <w:b/>
          <w:bCs/>
          <w:sz w:val="24"/>
          <w:szCs w:val="24"/>
        </w:rPr>
        <w:t xml:space="preserve">Oracles </w:t>
      </w:r>
      <w:r w:rsidRPr="00EA340C">
        <w:rPr>
          <w:rFonts w:ascii="Times New Roman" w:hAnsi="Times New Roman" w:cs="Times New Roman"/>
          <w:sz w:val="24"/>
          <w:szCs w:val="24"/>
        </w:rPr>
        <w:t>are used to provide external data for smart contracts to make decisions. The current implementations of smart contracts are deterministic and isolated. So, oracles provide smart contracts with the necessary data along with a cryptographic proof that the data from the source hasn’t been modified.</w:t>
      </w:r>
    </w:p>
    <w:p w14:paraId="79DCD8CB" w14:textId="77777777" w:rsidR="00B74A0A" w:rsidRDefault="00B74A0A" w:rsidP="00780F05">
      <w:pPr>
        <w:spacing w:after="0" w:line="480" w:lineRule="auto"/>
        <w:rPr>
          <w:rFonts w:ascii="Times New Roman" w:hAnsi="Times New Roman" w:cs="Times New Roman"/>
          <w:b/>
          <w:sz w:val="28"/>
        </w:rPr>
        <w:sectPr w:rsidR="00B74A0A">
          <w:pgSz w:w="12240" w:h="15840"/>
          <w:pgMar w:top="1440" w:right="1440" w:bottom="1440" w:left="1440" w:header="720" w:footer="720" w:gutter="0"/>
          <w:cols w:space="720"/>
          <w:docGrid w:linePitch="360"/>
        </w:sectPr>
      </w:pPr>
    </w:p>
    <w:p w14:paraId="3BE91376" w14:textId="779C575A" w:rsidR="00731D03" w:rsidRDefault="00731D03" w:rsidP="00DF0FE1">
      <w:pPr>
        <w:pStyle w:val="Heading1"/>
        <w:spacing w:line="480" w:lineRule="auto"/>
        <w:jc w:val="center"/>
        <w:rPr>
          <w:ins w:id="1" w:author="Varun Mamillapalli" w:date="2016-12-02T02:56:00Z"/>
          <w:rFonts w:ascii="Times New Roman" w:eastAsia="Times New Roman" w:hAnsi="Times New Roman" w:cs="Times New Roman"/>
          <w:b/>
          <w:bCs/>
          <w:color w:val="auto"/>
          <w:sz w:val="28"/>
          <w:szCs w:val="28"/>
        </w:rPr>
      </w:pPr>
      <w:bookmarkStart w:id="2" w:name="_Toc468477607"/>
      <w:ins w:id="3" w:author="Varun Mamillapalli" w:date="2016-12-02T02:55:00Z">
        <w:r>
          <w:rPr>
            <w:rFonts w:ascii="Times New Roman" w:eastAsia="Times New Roman" w:hAnsi="Times New Roman" w:cs="Times New Roman"/>
            <w:b/>
            <w:bCs/>
            <w:color w:val="auto"/>
            <w:sz w:val="28"/>
            <w:szCs w:val="28"/>
          </w:rPr>
          <w:lastRenderedPageBreak/>
          <w:t>Abstract</w:t>
        </w:r>
      </w:ins>
      <w:bookmarkEnd w:id="2"/>
    </w:p>
    <w:p w14:paraId="05325370" w14:textId="5804896F" w:rsidR="00731D03" w:rsidRDefault="00731D03">
      <w:pPr>
        <w:spacing w:after="240" w:line="480" w:lineRule="auto"/>
        <w:jc w:val="both"/>
        <w:rPr>
          <w:ins w:id="4" w:author="Varun Mamillapalli" w:date="2016-12-02T02:57:00Z"/>
          <w:rFonts w:ascii="Times New Roman" w:hAnsi="Times New Roman" w:cs="Times New Roman"/>
          <w:sz w:val="24"/>
        </w:rPr>
        <w:pPrChange w:id="5" w:author="Varun Mamillapalli" w:date="2016-12-02T02:59:00Z">
          <w:pPr>
            <w:pStyle w:val="Heading1"/>
            <w:spacing w:line="480" w:lineRule="auto"/>
            <w:jc w:val="center"/>
          </w:pPr>
        </w:pPrChange>
      </w:pPr>
      <w:ins w:id="6" w:author="Varun Mamillapalli" w:date="2016-12-02T02:57:00Z">
        <w:r w:rsidRPr="000D68BB">
          <w:rPr>
            <w:rFonts w:ascii="Times New Roman" w:hAnsi="Times New Roman" w:cs="Times New Roman"/>
            <w:sz w:val="24"/>
          </w:rPr>
          <w:t>Blockchain technology</w:t>
        </w:r>
      </w:ins>
      <w:r w:rsidR="00360FA9">
        <w:rPr>
          <w:rFonts w:ascii="Times New Roman" w:hAnsi="Times New Roman" w:cs="Times New Roman"/>
          <w:sz w:val="24"/>
        </w:rPr>
        <w:t xml:space="preserve"> has </w:t>
      </w:r>
      <w:ins w:id="7" w:author="Varun Mamillapalli" w:date="2016-12-02T02:57:00Z">
        <w:r w:rsidRPr="000D68BB">
          <w:rPr>
            <w:rFonts w:ascii="Times New Roman" w:hAnsi="Times New Roman" w:cs="Times New Roman"/>
            <w:sz w:val="24"/>
          </w:rPr>
          <w:t>been linked with Internet of Things</w:t>
        </w:r>
      </w:ins>
      <w:r w:rsidR="00360FA9">
        <w:rPr>
          <w:rFonts w:ascii="Times New Roman" w:hAnsi="Times New Roman" w:cs="Times New Roman"/>
          <w:sz w:val="24"/>
        </w:rPr>
        <w:t xml:space="preserve"> for a long time now</w:t>
      </w:r>
      <w:ins w:id="8" w:author="Varun Mamillapalli" w:date="2016-12-02T02:57:00Z">
        <w:r w:rsidRPr="000D68BB">
          <w:rPr>
            <w:rFonts w:ascii="Times New Roman" w:hAnsi="Times New Roman" w:cs="Times New Roman"/>
            <w:sz w:val="24"/>
          </w:rPr>
          <w:t xml:space="preserve">. There are many issues that are </w:t>
        </w:r>
      </w:ins>
      <w:r w:rsidR="00360FA9">
        <w:rPr>
          <w:rFonts w:ascii="Times New Roman" w:hAnsi="Times New Roman" w:cs="Times New Roman"/>
          <w:sz w:val="24"/>
        </w:rPr>
        <w:t>hinder</w:t>
      </w:r>
      <w:ins w:id="9" w:author="Varun Mamillapalli" w:date="2016-12-02T02:57:00Z">
        <w:r w:rsidRPr="000D68BB">
          <w:rPr>
            <w:rFonts w:ascii="Times New Roman" w:hAnsi="Times New Roman" w:cs="Times New Roman"/>
            <w:sz w:val="24"/>
          </w:rPr>
          <w:t xml:space="preserve"> the implementation of IoT applications at a large scale. Surveys and studies from multiple sources reveal that security threats and data privacy are still the primary </w:t>
        </w:r>
        <w:r>
          <w:rPr>
            <w:rFonts w:ascii="Times New Roman" w:hAnsi="Times New Roman" w:cs="Times New Roman"/>
            <w:sz w:val="24"/>
          </w:rPr>
          <w:t>concerns</w:t>
        </w:r>
        <w:r w:rsidRPr="000D68BB">
          <w:rPr>
            <w:rFonts w:ascii="Times New Roman" w:hAnsi="Times New Roman" w:cs="Times New Roman"/>
            <w:sz w:val="24"/>
          </w:rPr>
          <w:t xml:space="preserve">. </w:t>
        </w:r>
        <w:r>
          <w:rPr>
            <w:rFonts w:ascii="Times New Roman" w:hAnsi="Times New Roman" w:cs="Times New Roman"/>
            <w:sz w:val="24"/>
          </w:rPr>
          <w:t xml:space="preserve">These problems are well known and solutions exist for these problems in the IT industry. </w:t>
        </w:r>
        <w:r w:rsidRPr="000D68BB">
          <w:rPr>
            <w:rFonts w:ascii="Times New Roman" w:hAnsi="Times New Roman" w:cs="Times New Roman"/>
            <w:sz w:val="24"/>
          </w:rPr>
          <w:t>However, traditional IT security solutions cann</w:t>
        </w:r>
        <w:r>
          <w:rPr>
            <w:rFonts w:ascii="Times New Roman" w:hAnsi="Times New Roman" w:cs="Times New Roman"/>
            <w:sz w:val="24"/>
          </w:rPr>
          <w:t>ot be applied to IoT for various</w:t>
        </w:r>
        <w:r w:rsidRPr="000D68BB">
          <w:rPr>
            <w:rFonts w:ascii="Times New Roman" w:hAnsi="Times New Roman" w:cs="Times New Roman"/>
            <w:sz w:val="24"/>
          </w:rPr>
          <w:t xml:space="preserve"> reasons</w:t>
        </w:r>
        <w:r>
          <w:rPr>
            <w:rFonts w:ascii="Times New Roman" w:hAnsi="Times New Roman" w:cs="Times New Roman"/>
            <w:sz w:val="24"/>
          </w:rPr>
          <w:t xml:space="preserve"> spanning from type of devices to sheer </w:t>
        </w:r>
        <w:r w:rsidRPr="00872A7E">
          <w:rPr>
            <w:rFonts w:ascii="Times New Roman" w:hAnsi="Times New Roman" w:cs="Times New Roman"/>
            <w:sz w:val="24"/>
          </w:rPr>
          <w:t>volume</w:t>
        </w:r>
        <w:r>
          <w:rPr>
            <w:rFonts w:ascii="Times New Roman" w:hAnsi="Times New Roman" w:cs="Times New Roman"/>
            <w:sz w:val="24"/>
          </w:rPr>
          <w:t xml:space="preserve"> of devices. Unfortunately, like in any other industry, security is often disregarded in the IoT domain as well, and most of the resources are allocated to application development and device hardware. So, the search for a silver bullet to overcome these inhibitors has been going on for a while. After Bitcoin became prominent, people started </w:t>
        </w:r>
      </w:ins>
      <w:r w:rsidR="00360FA9">
        <w:rPr>
          <w:rFonts w:ascii="Times New Roman" w:hAnsi="Times New Roman" w:cs="Times New Roman"/>
          <w:sz w:val="24"/>
        </w:rPr>
        <w:t>to realize</w:t>
      </w:r>
      <w:ins w:id="10" w:author="Varun Mamillapalli" w:date="2016-12-02T02:57:00Z">
        <w:r>
          <w:rPr>
            <w:rFonts w:ascii="Times New Roman" w:hAnsi="Times New Roman" w:cs="Times New Roman"/>
            <w:sz w:val="24"/>
          </w:rPr>
          <w:t xml:space="preserve"> the potential of the underlying distributed ledger (blockchain) technology and considered it as </w:t>
        </w:r>
      </w:ins>
      <w:r w:rsidR="00360FA9">
        <w:rPr>
          <w:rFonts w:ascii="Times New Roman" w:hAnsi="Times New Roman" w:cs="Times New Roman"/>
          <w:sz w:val="24"/>
        </w:rPr>
        <w:t>a</w:t>
      </w:r>
      <w:ins w:id="11" w:author="Varun Mamillapalli" w:date="2016-12-02T02:57:00Z">
        <w:r>
          <w:rPr>
            <w:rFonts w:ascii="Times New Roman" w:hAnsi="Times New Roman" w:cs="Times New Roman"/>
            <w:sz w:val="24"/>
          </w:rPr>
          <w:t xml:space="preserve"> true innovation. Rather than facilitating a peer-to-peer digital payment system involving a cryptocurrency, the blockchain technology </w:t>
        </w:r>
        <w:r w:rsidRPr="00FF6279">
          <w:rPr>
            <w:rFonts w:ascii="Times New Roman" w:hAnsi="Times New Roman" w:cs="Times New Roman"/>
            <w:sz w:val="24"/>
          </w:rPr>
          <w:t xml:space="preserve">is viewed as a mechanism that provides </w:t>
        </w:r>
        <w:r w:rsidRPr="00BF6A08">
          <w:rPr>
            <w:rFonts w:ascii="Times New Roman" w:hAnsi="Times New Roman" w:cs="Times New Roman"/>
            <w:sz w:val="24"/>
          </w:rPr>
          <w:t>device</w:t>
        </w:r>
        <w:r>
          <w:rPr>
            <w:rFonts w:ascii="Times New Roman" w:hAnsi="Times New Roman" w:cs="Times New Roman"/>
            <w:color w:val="FF0000"/>
            <w:sz w:val="24"/>
          </w:rPr>
          <w:t xml:space="preserve"> </w:t>
        </w:r>
        <w:r>
          <w:rPr>
            <w:rFonts w:ascii="Times New Roman" w:hAnsi="Times New Roman" w:cs="Times New Roman"/>
            <w:sz w:val="24"/>
          </w:rPr>
          <w:t xml:space="preserve">identity, secure data transfer, and immutable data storage. </w:t>
        </w:r>
        <w:r w:rsidRPr="002026CE">
          <w:rPr>
            <w:rFonts w:ascii="Times New Roman" w:hAnsi="Times New Roman" w:cs="Times New Roman"/>
            <w:sz w:val="24"/>
          </w:rPr>
          <w:t>All these features can be implemented without any centralized authority and a completely transparent system with auditable cryptographic proofs</w:t>
        </w:r>
        <w:r>
          <w:rPr>
            <w:rFonts w:ascii="Times New Roman" w:hAnsi="Times New Roman" w:cs="Times New Roman"/>
            <w:sz w:val="24"/>
          </w:rPr>
          <w:t xml:space="preserve">. </w:t>
        </w:r>
        <w:r w:rsidRPr="00F7413C">
          <w:rPr>
            <w:rFonts w:ascii="Times New Roman" w:hAnsi="Times New Roman" w:cs="Times New Roman"/>
            <w:sz w:val="24"/>
          </w:rPr>
          <w:t>Our aim through this research project is to</w:t>
        </w:r>
        <w:r>
          <w:rPr>
            <w:rFonts w:ascii="Times New Roman" w:hAnsi="Times New Roman" w:cs="Times New Roman"/>
            <w:sz w:val="24"/>
          </w:rPr>
          <w:t xml:space="preserve"> get a deep level</w:t>
        </w:r>
        <w:r w:rsidRPr="00F7413C">
          <w:rPr>
            <w:rFonts w:ascii="Times New Roman" w:hAnsi="Times New Roman" w:cs="Times New Roman"/>
            <w:sz w:val="24"/>
          </w:rPr>
          <w:t xml:space="preserve"> understand</w:t>
        </w:r>
        <w:r>
          <w:rPr>
            <w:rFonts w:ascii="Times New Roman" w:hAnsi="Times New Roman" w:cs="Times New Roman"/>
            <w:sz w:val="24"/>
          </w:rPr>
          <w:t>ing</w:t>
        </w:r>
        <w:r w:rsidRPr="00F7413C">
          <w:rPr>
            <w:rFonts w:ascii="Times New Roman" w:hAnsi="Times New Roman" w:cs="Times New Roman"/>
            <w:sz w:val="24"/>
          </w:rPr>
          <w:t xml:space="preserve"> </w:t>
        </w:r>
        <w:r>
          <w:rPr>
            <w:rFonts w:ascii="Times New Roman" w:hAnsi="Times New Roman" w:cs="Times New Roman"/>
            <w:sz w:val="24"/>
          </w:rPr>
          <w:t xml:space="preserve">of </w:t>
        </w:r>
        <w:r w:rsidRPr="00F7413C">
          <w:rPr>
            <w:rFonts w:ascii="Times New Roman" w:hAnsi="Times New Roman" w:cs="Times New Roman"/>
            <w:sz w:val="24"/>
          </w:rPr>
          <w:t xml:space="preserve">the </w:t>
        </w:r>
      </w:ins>
      <w:r w:rsidR="000F6843">
        <w:rPr>
          <w:rFonts w:ascii="Times New Roman" w:hAnsi="Times New Roman" w:cs="Times New Roman"/>
          <w:sz w:val="24"/>
        </w:rPr>
        <w:t>b</w:t>
      </w:r>
      <w:ins w:id="12" w:author="Varun Mamillapalli" w:date="2016-12-02T02:57:00Z">
        <w:r w:rsidRPr="00F7413C">
          <w:rPr>
            <w:rFonts w:ascii="Times New Roman" w:hAnsi="Times New Roman" w:cs="Times New Roman"/>
            <w:sz w:val="24"/>
          </w:rPr>
          <w:t>lockchain technology and study some</w:t>
        </w:r>
        <w:r>
          <w:rPr>
            <w:rFonts w:ascii="Times New Roman" w:hAnsi="Times New Roman" w:cs="Times New Roman"/>
            <w:sz w:val="24"/>
          </w:rPr>
          <w:t xml:space="preserve"> </w:t>
        </w:r>
        <w:r w:rsidRPr="00F7413C">
          <w:rPr>
            <w:rFonts w:ascii="Times New Roman" w:hAnsi="Times New Roman" w:cs="Times New Roman"/>
            <w:sz w:val="24"/>
          </w:rPr>
          <w:t xml:space="preserve">of the widely used </w:t>
        </w:r>
      </w:ins>
      <w:r w:rsidR="000F6843">
        <w:rPr>
          <w:rFonts w:ascii="Times New Roman" w:hAnsi="Times New Roman" w:cs="Times New Roman"/>
          <w:sz w:val="24"/>
        </w:rPr>
        <w:t>b</w:t>
      </w:r>
      <w:ins w:id="13" w:author="Varun Mamillapalli" w:date="2016-12-02T02:57:00Z">
        <w:r w:rsidRPr="00F7413C">
          <w:rPr>
            <w:rFonts w:ascii="Times New Roman" w:hAnsi="Times New Roman" w:cs="Times New Roman"/>
            <w:sz w:val="24"/>
          </w:rPr>
          <w:t>lockchain frameworks includin</w:t>
        </w:r>
        <w:r>
          <w:rPr>
            <w:rFonts w:ascii="Times New Roman" w:hAnsi="Times New Roman" w:cs="Times New Roman"/>
            <w:sz w:val="24"/>
          </w:rPr>
          <w:t>g Ethereum, Eris, and IOTA</w:t>
        </w:r>
        <w:r w:rsidRPr="00F7413C">
          <w:rPr>
            <w:rFonts w:ascii="Times New Roman" w:hAnsi="Times New Roman" w:cs="Times New Roman"/>
            <w:sz w:val="24"/>
          </w:rPr>
          <w:t>. We will further examine the exclusive features offe</w:t>
        </w:r>
        <w:r>
          <w:rPr>
            <w:rFonts w:ascii="Times New Roman" w:hAnsi="Times New Roman" w:cs="Times New Roman"/>
            <w:sz w:val="24"/>
          </w:rPr>
          <w:t xml:space="preserve">red by each of these frameworks </w:t>
        </w:r>
        <w:r w:rsidRPr="00F7413C">
          <w:rPr>
            <w:rFonts w:ascii="Times New Roman" w:hAnsi="Times New Roman" w:cs="Times New Roman"/>
            <w:sz w:val="24"/>
          </w:rPr>
          <w:t>and define their target use cases. While researching about each</w:t>
        </w:r>
        <w:r>
          <w:rPr>
            <w:rFonts w:ascii="Times New Roman" w:hAnsi="Times New Roman" w:cs="Times New Roman"/>
            <w:sz w:val="24"/>
          </w:rPr>
          <w:t xml:space="preserve"> framework, we plan to deploy a </w:t>
        </w:r>
      </w:ins>
      <w:r w:rsidR="000F6843">
        <w:rPr>
          <w:rFonts w:ascii="Times New Roman" w:hAnsi="Times New Roman" w:cs="Times New Roman"/>
          <w:sz w:val="24"/>
        </w:rPr>
        <w:t>b</w:t>
      </w:r>
      <w:ins w:id="14" w:author="Varun Mamillapalli" w:date="2016-12-02T02:57:00Z">
        <w:r w:rsidRPr="00F7413C">
          <w:rPr>
            <w:rFonts w:ascii="Times New Roman" w:hAnsi="Times New Roman" w:cs="Times New Roman"/>
            <w:sz w:val="24"/>
          </w:rPr>
          <w:t>lockchain in the local network</w:t>
        </w:r>
        <w:r>
          <w:rPr>
            <w:rFonts w:ascii="Times New Roman" w:hAnsi="Times New Roman" w:cs="Times New Roman"/>
            <w:sz w:val="24"/>
          </w:rPr>
          <w:t xml:space="preserve"> i.e., private blockchain</w:t>
        </w:r>
        <w:r w:rsidRPr="00F7413C">
          <w:rPr>
            <w:rFonts w:ascii="Times New Roman" w:hAnsi="Times New Roman" w:cs="Times New Roman"/>
            <w:sz w:val="24"/>
          </w:rPr>
          <w:t xml:space="preserve"> and operate on it from different</w:t>
        </w:r>
        <w:r>
          <w:rPr>
            <w:rFonts w:ascii="Times New Roman" w:hAnsi="Times New Roman" w:cs="Times New Roman"/>
            <w:sz w:val="24"/>
          </w:rPr>
          <w:t xml:space="preserve"> devices running on various operating systems. </w:t>
        </w:r>
        <w:r w:rsidRPr="00F7413C">
          <w:rPr>
            <w:rFonts w:ascii="Times New Roman" w:hAnsi="Times New Roman" w:cs="Times New Roman"/>
            <w:sz w:val="24"/>
          </w:rPr>
          <w:t>In each deployment, we will observe the functional issues an</w:t>
        </w:r>
        <w:r>
          <w:rPr>
            <w:rFonts w:ascii="Times New Roman" w:hAnsi="Times New Roman" w:cs="Times New Roman"/>
            <w:sz w:val="24"/>
          </w:rPr>
          <w:t xml:space="preserve">d benchmark system requirements </w:t>
        </w:r>
        <w:r w:rsidRPr="00F7413C">
          <w:rPr>
            <w:rFonts w:ascii="Times New Roman" w:hAnsi="Times New Roman" w:cs="Times New Roman"/>
            <w:sz w:val="24"/>
          </w:rPr>
          <w:t>for running different types of nodes. Also, we will study differ</w:t>
        </w:r>
        <w:r>
          <w:rPr>
            <w:rFonts w:ascii="Times New Roman" w:hAnsi="Times New Roman" w:cs="Times New Roman"/>
            <w:sz w:val="24"/>
          </w:rPr>
          <w:t xml:space="preserve">ent algorithms involved in each </w:t>
        </w:r>
        <w:r w:rsidRPr="00F7413C">
          <w:rPr>
            <w:rFonts w:ascii="Times New Roman" w:hAnsi="Times New Roman" w:cs="Times New Roman"/>
            <w:sz w:val="24"/>
          </w:rPr>
          <w:t>framework</w:t>
        </w:r>
        <w:r>
          <w:rPr>
            <w:rFonts w:ascii="Times New Roman" w:hAnsi="Times New Roman" w:cs="Times New Roman"/>
            <w:sz w:val="24"/>
          </w:rPr>
          <w:t>, compare them with each other,</w:t>
        </w:r>
        <w:r w:rsidRPr="00F7413C">
          <w:rPr>
            <w:rFonts w:ascii="Times New Roman" w:hAnsi="Times New Roman" w:cs="Times New Roman"/>
            <w:sz w:val="24"/>
          </w:rPr>
          <w:t xml:space="preserve"> and derive their </w:t>
        </w:r>
        <w:r w:rsidRPr="00F7413C">
          <w:rPr>
            <w:rFonts w:ascii="Times New Roman" w:hAnsi="Times New Roman" w:cs="Times New Roman"/>
            <w:sz w:val="24"/>
          </w:rPr>
          <w:lastRenderedPageBreak/>
          <w:t>suitability for IoT. Ultimately, o</w:t>
        </w:r>
        <w:r>
          <w:rPr>
            <w:rFonts w:ascii="Times New Roman" w:hAnsi="Times New Roman" w:cs="Times New Roman"/>
            <w:sz w:val="24"/>
          </w:rPr>
          <w:t xml:space="preserve">ur aim is to determine the most </w:t>
        </w:r>
        <w:r w:rsidRPr="00F7413C">
          <w:rPr>
            <w:rFonts w:ascii="Times New Roman" w:hAnsi="Times New Roman" w:cs="Times New Roman"/>
            <w:sz w:val="24"/>
          </w:rPr>
          <w:t xml:space="preserve">suitable </w:t>
        </w:r>
      </w:ins>
      <w:r w:rsidR="000F6843">
        <w:rPr>
          <w:rFonts w:ascii="Times New Roman" w:hAnsi="Times New Roman" w:cs="Times New Roman"/>
          <w:sz w:val="24"/>
        </w:rPr>
        <w:t>b</w:t>
      </w:r>
      <w:ins w:id="15" w:author="Varun Mamillapalli" w:date="2016-12-02T02:57:00Z">
        <w:r w:rsidRPr="00F7413C">
          <w:rPr>
            <w:rFonts w:ascii="Times New Roman" w:hAnsi="Times New Roman" w:cs="Times New Roman"/>
            <w:sz w:val="24"/>
          </w:rPr>
          <w:t>lockchain architecture for the IoT ecosystem.</w:t>
        </w:r>
        <w:r>
          <w:rPr>
            <w:rFonts w:ascii="Times New Roman" w:hAnsi="Times New Roman" w:cs="Times New Roman"/>
            <w:sz w:val="24"/>
          </w:rPr>
          <w:t xml:space="preserve"> A high-level comparison of the researched architectures will be provided so that managers and developers can quickly decide on a suitable framework for their application or use case depending upon the requirements. For each architecture, a set of sample use cases and on-going projects will be discussed to get an idea of the usage of that architecture in the real world.</w:t>
        </w:r>
      </w:ins>
    </w:p>
    <w:p w14:paraId="3205DA82" w14:textId="77777777" w:rsidR="00731D03" w:rsidRDefault="00731D03" w:rsidP="00584F8C">
      <w:pPr>
        <w:pStyle w:val="Heading1"/>
        <w:spacing w:line="480" w:lineRule="auto"/>
        <w:jc w:val="center"/>
        <w:rPr>
          <w:ins w:id="16" w:author="Varun Mamillapalli" w:date="2016-12-02T02:57:00Z"/>
          <w:rFonts w:ascii="Times New Roman" w:hAnsi="Times New Roman" w:cs="Times New Roman"/>
          <w:b/>
          <w:sz w:val="28"/>
        </w:rPr>
      </w:pPr>
      <w:bookmarkStart w:id="17" w:name="_Toc468477608"/>
      <w:ins w:id="18" w:author="Varun Mamillapalli" w:date="2016-12-02T02:57:00Z">
        <w:r w:rsidRPr="00E41FEF">
          <w:rPr>
            <w:rFonts w:ascii="Times New Roman" w:hAnsi="Times New Roman" w:cs="Times New Roman"/>
            <w:b/>
            <w:sz w:val="28"/>
          </w:rPr>
          <w:t>About the Sponsor</w:t>
        </w:r>
        <w:bookmarkEnd w:id="17"/>
      </w:ins>
    </w:p>
    <w:p w14:paraId="79439DB3" w14:textId="031CF6F5" w:rsidR="00731D03" w:rsidRPr="00731D03" w:rsidRDefault="00731D03">
      <w:pPr>
        <w:spacing w:line="480" w:lineRule="auto"/>
        <w:jc w:val="both"/>
        <w:rPr>
          <w:ins w:id="19" w:author="Varun Mamillapalli" w:date="2016-12-02T02:55:00Z"/>
          <w:rFonts w:ascii="Times New Roman" w:hAnsi="Times New Roman" w:cs="Times New Roman"/>
          <w:sz w:val="24"/>
          <w:rPrChange w:id="20" w:author="Varun Mamillapalli" w:date="2016-12-02T02:56:00Z">
            <w:rPr>
              <w:ins w:id="21" w:author="Varun Mamillapalli" w:date="2016-12-02T02:55:00Z"/>
              <w:rFonts w:ascii="Times New Roman" w:eastAsia="Times New Roman" w:hAnsi="Times New Roman" w:cs="Times New Roman"/>
              <w:b/>
              <w:bCs/>
              <w:color w:val="auto"/>
              <w:sz w:val="28"/>
              <w:szCs w:val="28"/>
            </w:rPr>
          </w:rPrChange>
        </w:rPr>
        <w:pPrChange w:id="22" w:author="Varun Mamillapalli" w:date="2016-12-02T02:57:00Z">
          <w:pPr>
            <w:pStyle w:val="Heading1"/>
            <w:spacing w:line="480" w:lineRule="auto"/>
            <w:jc w:val="center"/>
          </w:pPr>
        </w:pPrChange>
      </w:pPr>
      <w:ins w:id="23" w:author="Varun Mamillapalli" w:date="2016-12-02T02:57:00Z">
        <w:r>
          <w:rPr>
            <w:rFonts w:ascii="Times New Roman" w:hAnsi="Times New Roman" w:cs="Times New Roman"/>
            <w:sz w:val="24"/>
          </w:rPr>
          <w:t xml:space="preserve">The sponsor for this capstone project is </w:t>
        </w:r>
        <w:r w:rsidRPr="00951493">
          <w:rPr>
            <w:rFonts w:ascii="Times New Roman" w:hAnsi="Times New Roman" w:cs="Times New Roman"/>
            <w:b/>
            <w:sz w:val="24"/>
          </w:rPr>
          <w:t>Philips Lighting Research Labs</w:t>
        </w:r>
        <w:r>
          <w:rPr>
            <w:rFonts w:ascii="Times New Roman" w:hAnsi="Times New Roman" w:cs="Times New Roman"/>
            <w:b/>
            <w:sz w:val="24"/>
          </w:rPr>
          <w:t>,</w:t>
        </w:r>
        <w:r w:rsidRPr="00CD1BBF">
          <w:rPr>
            <w:rFonts w:ascii="Times New Roman" w:hAnsi="Times New Roman" w:cs="Times New Roman"/>
            <w:sz w:val="24"/>
          </w:rPr>
          <w:t xml:space="preserve"> North America</w:t>
        </w:r>
        <w:r>
          <w:rPr>
            <w:rFonts w:ascii="Times New Roman" w:hAnsi="Times New Roman" w:cs="Times New Roman"/>
            <w:sz w:val="24"/>
          </w:rPr>
          <w:t xml:space="preserve">. The Philips Lighting department became one of the major players in the IoT ecosystem through their innovative product – Philips Hue, a personal wireless luminaire. This luminaire can be controlled remotely through a smartphone. It can be switched on and off, dimmed, change colors, adjust to the environment, and personal preferences of its owners. Since then, the research team was continuously involved in various IoT projects and one such projects is “Smart Cities and Lighting IoT.” As a part of this project, research is being conducted since the past 6 months to understand whether blockchain technology can be leveraged to develop an IoT application. Since, blockchain and IoT, both the domains are at a nascent stage, Philips Lighting, through this capstone project would like to find out the current state of blockchain with respect to its incorporation into IoT. It aims to get a clear understanding of the limitations and possible use cases of blockchain in IoT. The Philips Lighting department plans to continue their research in this space depending on the outcome of this capstone project. They have decided to direct the scope of their research based on the findings and observations from this capstone project. We are in regular contact with the Philips Research team to seek advice on the on-going improvements and to </w:t>
        </w:r>
      </w:ins>
      <w:r w:rsidR="000F6843">
        <w:rPr>
          <w:rFonts w:ascii="Times New Roman" w:hAnsi="Times New Roman" w:cs="Times New Roman"/>
          <w:sz w:val="24"/>
        </w:rPr>
        <w:t>ensure</w:t>
      </w:r>
      <w:ins w:id="24" w:author="Varun Mamillapalli" w:date="2016-12-02T02:57:00Z">
        <w:r>
          <w:rPr>
            <w:rFonts w:ascii="Times New Roman" w:hAnsi="Times New Roman" w:cs="Times New Roman"/>
            <w:sz w:val="24"/>
          </w:rPr>
          <w:t xml:space="preserve"> </w:t>
        </w:r>
      </w:ins>
      <w:r w:rsidR="000F6843">
        <w:rPr>
          <w:rFonts w:ascii="Times New Roman" w:hAnsi="Times New Roman" w:cs="Times New Roman"/>
          <w:sz w:val="24"/>
        </w:rPr>
        <w:t>that</w:t>
      </w:r>
      <w:ins w:id="25" w:author="Varun Mamillapalli" w:date="2016-12-02T02:57:00Z">
        <w:r>
          <w:rPr>
            <w:rFonts w:ascii="Times New Roman" w:hAnsi="Times New Roman" w:cs="Times New Roman"/>
            <w:sz w:val="24"/>
          </w:rPr>
          <w:t xml:space="preserve"> our research aligns to their objectives.</w:t>
        </w:r>
      </w:ins>
    </w:p>
    <w:p w14:paraId="416218F8" w14:textId="77777777" w:rsidR="00B34E31" w:rsidRPr="0023465D" w:rsidRDefault="00B34E31" w:rsidP="0023465D">
      <w:pPr>
        <w:pStyle w:val="Heading1"/>
        <w:spacing w:line="480" w:lineRule="auto"/>
        <w:jc w:val="center"/>
        <w:rPr>
          <w:rFonts w:ascii="Times New Roman" w:eastAsia="Times New Roman" w:hAnsi="Times New Roman" w:cs="Times New Roman"/>
          <w:b/>
          <w:bCs/>
          <w:color w:val="auto"/>
          <w:sz w:val="28"/>
          <w:szCs w:val="28"/>
        </w:rPr>
      </w:pPr>
      <w:bookmarkStart w:id="26" w:name="_Toc468477609"/>
      <w:r w:rsidRPr="0023465D">
        <w:rPr>
          <w:rFonts w:ascii="Times New Roman" w:eastAsia="Times New Roman" w:hAnsi="Times New Roman" w:cs="Times New Roman"/>
          <w:b/>
          <w:bCs/>
          <w:color w:val="auto"/>
          <w:sz w:val="28"/>
          <w:szCs w:val="28"/>
        </w:rPr>
        <w:lastRenderedPageBreak/>
        <w:t>1. INTRODUCTION</w:t>
      </w:r>
      <w:bookmarkEnd w:id="26"/>
    </w:p>
    <w:p w14:paraId="6B64AF31" w14:textId="77777777" w:rsidR="00B34E31" w:rsidRPr="0023465D" w:rsidRDefault="00B34E31" w:rsidP="0023465D">
      <w:pPr>
        <w:pStyle w:val="Heading2"/>
        <w:spacing w:line="480" w:lineRule="auto"/>
        <w:rPr>
          <w:rFonts w:ascii="Times New Roman" w:eastAsia="Times New Roman" w:hAnsi="Times New Roman" w:cs="Times New Roman"/>
          <w:b/>
          <w:bCs/>
          <w:color w:val="auto"/>
          <w:sz w:val="24"/>
          <w:szCs w:val="24"/>
        </w:rPr>
      </w:pPr>
      <w:bookmarkStart w:id="27" w:name="_Toc468477610"/>
      <w:r w:rsidRPr="0023465D">
        <w:rPr>
          <w:rFonts w:ascii="Times New Roman" w:eastAsia="Times New Roman" w:hAnsi="Times New Roman" w:cs="Times New Roman"/>
          <w:b/>
          <w:bCs/>
          <w:color w:val="auto"/>
          <w:sz w:val="24"/>
          <w:szCs w:val="24"/>
        </w:rPr>
        <w:t>1.1 Internet-of-Things</w:t>
      </w:r>
      <w:bookmarkEnd w:id="27"/>
    </w:p>
    <w:p w14:paraId="10A1E77C" w14:textId="775A75F8" w:rsidR="00B34E31" w:rsidRPr="0023465D" w:rsidRDefault="00B34E31" w:rsidP="0023465D">
      <w:pPr>
        <w:spacing w:line="480" w:lineRule="auto"/>
        <w:ind w:firstLine="720"/>
        <w:jc w:val="both"/>
        <w:rPr>
          <w:rFonts w:ascii="Times New Roman" w:eastAsia="Times New Roman" w:hAnsi="Times New Roman" w:cs="Times New Roman"/>
          <w:color w:val="000000" w:themeColor="text1"/>
          <w:sz w:val="24"/>
          <w:szCs w:val="24"/>
        </w:rPr>
      </w:pPr>
      <w:r w:rsidRPr="0023465D">
        <w:rPr>
          <w:rFonts w:ascii="Times New Roman" w:eastAsia="Times New Roman" w:hAnsi="Times New Roman" w:cs="Times New Roman"/>
          <w:color w:val="000000"/>
          <w:sz w:val="24"/>
          <w:szCs w:val="24"/>
        </w:rPr>
        <w:t>The Internet-of-Things is the global network of intelligent and connected devices utilizing Wi</w:t>
      </w:r>
      <w:r w:rsidR="001E46D9" w:rsidRPr="0023465D">
        <w:rPr>
          <w:rFonts w:ascii="Times New Roman" w:eastAsia="Times New Roman" w:hAnsi="Times New Roman" w:cs="Times New Roman"/>
          <w:color w:val="000000"/>
          <w:sz w:val="24"/>
          <w:szCs w:val="24"/>
        </w:rPr>
        <w:t>-</w:t>
      </w:r>
      <w:r w:rsidRPr="0023465D">
        <w:rPr>
          <w:rFonts w:ascii="Times New Roman" w:eastAsia="Times New Roman" w:hAnsi="Times New Roman" w:cs="Times New Roman"/>
          <w:color w:val="000000"/>
          <w:sz w:val="24"/>
          <w:szCs w:val="24"/>
        </w:rPr>
        <w:t>Fi capabilities and sensors. Embedding el</w:t>
      </w:r>
      <w:r w:rsidR="009D3FEC" w:rsidRPr="0023465D">
        <w:rPr>
          <w:rFonts w:ascii="Times New Roman" w:eastAsia="Times New Roman" w:hAnsi="Times New Roman" w:cs="Times New Roman"/>
          <w:color w:val="000000"/>
          <w:sz w:val="24"/>
          <w:szCs w:val="24"/>
        </w:rPr>
        <w:t>ectronics into physical objects</w:t>
      </w:r>
      <w:r w:rsidRPr="0023465D">
        <w:rPr>
          <w:rFonts w:ascii="Times New Roman" w:eastAsia="Times New Roman" w:hAnsi="Times New Roman" w:cs="Times New Roman"/>
          <w:color w:val="000000"/>
          <w:sz w:val="24"/>
          <w:szCs w:val="24"/>
        </w:rPr>
        <w:t xml:space="preserve"> builds some intelligence into them making them “smart” thereby enabling these devices to communicate with each other. These devices can range from industrial control systems, automobiles, wearable devices, medical equipment, smart home devices, </w:t>
      </w:r>
      <w:r w:rsidR="00601555">
        <w:rPr>
          <w:rFonts w:ascii="Times New Roman" w:eastAsia="Times New Roman" w:hAnsi="Times New Roman" w:cs="Times New Roman"/>
          <w:color w:val="000000"/>
          <w:sz w:val="24"/>
          <w:szCs w:val="24"/>
        </w:rPr>
        <w:t xml:space="preserve">and </w:t>
      </w:r>
      <w:r w:rsidRPr="0023465D">
        <w:rPr>
          <w:rFonts w:ascii="Times New Roman" w:eastAsia="Times New Roman" w:hAnsi="Times New Roman" w:cs="Times New Roman"/>
          <w:color w:val="000000"/>
          <w:sz w:val="24"/>
          <w:szCs w:val="24"/>
        </w:rPr>
        <w:t xml:space="preserve">smart energy management devices. In this manner, the predictable channels of an information system are rapidly changing and the physical world </w:t>
      </w:r>
      <w:r w:rsidR="00893295" w:rsidRPr="0023465D">
        <w:rPr>
          <w:rFonts w:ascii="Times New Roman" w:eastAsia="Times New Roman" w:hAnsi="Times New Roman" w:cs="Times New Roman"/>
          <w:color w:val="000000"/>
          <w:sz w:val="24"/>
          <w:szCs w:val="24"/>
        </w:rPr>
        <w:t>is becoming increasingly smart.</w:t>
      </w:r>
      <w:r w:rsidRPr="0023465D">
        <w:rPr>
          <w:rFonts w:ascii="Times New Roman" w:eastAsia="Times New Roman" w:hAnsi="Times New Roman" w:cs="Times New Roman"/>
          <w:color w:val="000000"/>
          <w:sz w:val="24"/>
          <w:szCs w:val="24"/>
        </w:rPr>
        <w:t xml:space="preserve"> The steep rise in the number of connected devices can be attributed to </w:t>
      </w:r>
      <w:r w:rsidR="009D3FEC" w:rsidRPr="0023465D">
        <w:rPr>
          <w:rFonts w:ascii="Times New Roman" w:eastAsia="Times New Roman" w:hAnsi="Times New Roman" w:cs="Times New Roman"/>
          <w:color w:val="000000"/>
          <w:sz w:val="24"/>
          <w:szCs w:val="24"/>
        </w:rPr>
        <w:t xml:space="preserve">the </w:t>
      </w:r>
      <w:r w:rsidRPr="0023465D">
        <w:rPr>
          <w:rFonts w:ascii="Times New Roman" w:eastAsia="Times New Roman" w:hAnsi="Times New Roman" w:cs="Times New Roman"/>
          <w:color w:val="000000"/>
          <w:sz w:val="24"/>
          <w:szCs w:val="24"/>
        </w:rPr>
        <w:t xml:space="preserve">ubiquitous broadband internet, low connection costs and availability of a large number of smart devices. </w:t>
      </w:r>
      <w:r w:rsidR="00902837" w:rsidRPr="0023465D">
        <w:rPr>
          <w:rFonts w:ascii="Times New Roman" w:eastAsia="Times New Roman" w:hAnsi="Times New Roman" w:cs="Times New Roman"/>
          <w:color w:val="000000"/>
          <w:sz w:val="24"/>
          <w:szCs w:val="24"/>
        </w:rPr>
        <w:t>The f</w:t>
      </w:r>
      <w:r w:rsidRPr="0023465D">
        <w:rPr>
          <w:rFonts w:ascii="Times New Roman" w:eastAsia="Times New Roman" w:hAnsi="Times New Roman" w:cs="Times New Roman"/>
          <w:color w:val="000000"/>
          <w:sz w:val="24"/>
          <w:szCs w:val="24"/>
        </w:rPr>
        <w:t xml:space="preserve">ollowing are a few applications of IoT which throw light on the advancements in wireless network technologies and the extent to which they can be leveraged for the purpose of automation and control, information analysis. Rental cars with embedded sensors provide the customers with the flexibility to pick up cars from pick up spots and return them rather than having rental centers. The embedded sensors help in tracking the car, the distance travelled, </w:t>
      </w:r>
      <w:r w:rsidR="00601555">
        <w:rPr>
          <w:rFonts w:ascii="Times New Roman" w:eastAsia="Times New Roman" w:hAnsi="Times New Roman" w:cs="Times New Roman"/>
          <w:color w:val="000000"/>
          <w:sz w:val="24"/>
          <w:szCs w:val="24"/>
        </w:rPr>
        <w:t xml:space="preserve">and </w:t>
      </w:r>
      <w:r w:rsidRPr="0023465D">
        <w:rPr>
          <w:rFonts w:ascii="Times New Roman" w:eastAsia="Times New Roman" w:hAnsi="Times New Roman" w:cs="Times New Roman"/>
          <w:color w:val="000000"/>
          <w:sz w:val="24"/>
          <w:szCs w:val="24"/>
        </w:rPr>
        <w:t xml:space="preserve">the rental duration. The sensors in retail membership cards retrieve the shopper’s data and apply the appropriate discounts at the point of sale. Airplane manufacturers are considering building the airframes with embedded sensors which send important data regarding the health of the critical components to monitoring systems. This can help mitigate unprecedented downtime and also provides scope for proactive maintenance. </w:t>
      </w:r>
      <w:r w:rsidR="000F6843">
        <w:rPr>
          <w:rFonts w:ascii="Times New Roman" w:eastAsia="Times New Roman" w:hAnsi="Times New Roman" w:cs="Times New Roman"/>
          <w:color w:val="000000"/>
          <w:sz w:val="24"/>
          <w:szCs w:val="24"/>
        </w:rPr>
        <w:t>For instance, i</w:t>
      </w:r>
      <w:r w:rsidRPr="0023465D">
        <w:rPr>
          <w:rFonts w:ascii="Times New Roman" w:eastAsia="Times New Roman" w:hAnsi="Times New Roman" w:cs="Times New Roman"/>
          <w:color w:val="000000"/>
          <w:sz w:val="24"/>
          <w:szCs w:val="24"/>
        </w:rPr>
        <w:t>n many manufacturing industries</w:t>
      </w:r>
      <w:r w:rsidR="000F6843">
        <w:rPr>
          <w:rFonts w:ascii="Times New Roman" w:eastAsia="Times New Roman" w:hAnsi="Times New Roman" w:cs="Times New Roman"/>
          <w:color w:val="000000"/>
          <w:sz w:val="24"/>
          <w:szCs w:val="24"/>
        </w:rPr>
        <w:t xml:space="preserve">, </w:t>
      </w:r>
      <w:r w:rsidRPr="0023465D">
        <w:rPr>
          <w:rFonts w:ascii="Times New Roman" w:eastAsia="Times New Roman" w:hAnsi="Times New Roman" w:cs="Times New Roman"/>
          <w:color w:val="000000"/>
          <w:sz w:val="24"/>
          <w:szCs w:val="24"/>
        </w:rPr>
        <w:t>the paper industry demands manual adjustments of temperature for lime kilns which can be automated through the use of sensors and also they are networked to alert the operators in case of the temperature rising beyond the threshold. [1]</w:t>
      </w:r>
    </w:p>
    <w:p w14:paraId="2DE28DCD" w14:textId="7FA26542" w:rsidR="00867836" w:rsidRDefault="00867836" w:rsidP="00867836">
      <w:pPr>
        <w:spacing w:line="480" w:lineRule="auto"/>
        <w:jc w:val="both"/>
        <w:rPr>
          <w:ins w:id="28" w:author="Varun Mamillapalli" w:date="2016-12-02T04:43:00Z"/>
        </w:rPr>
      </w:pPr>
      <w:ins w:id="29" w:author="Varun Mamillapalli" w:date="2016-12-02T04:43:00Z">
        <w:r>
          <w:rPr>
            <w:rFonts w:ascii="Times New Roman" w:eastAsia="Times New Roman" w:hAnsi="Times New Roman" w:cs="Times New Roman"/>
            <w:sz w:val="24"/>
            <w:szCs w:val="24"/>
          </w:rPr>
          <w:lastRenderedPageBreak/>
          <w:t xml:space="preserve">Undoubtedly IoT solutions have provided great benefits and their incorporation into various sectors like financial technology, healthcare, manufacturing, retail, transportation and supply chain can herald radical transformation. These solutions offer enhanced tracking methodologies which can be useful in the healthcare industry where patients can be closely monitored by the doctors using monitoring devices, sensors and also alerts can be sent during an emergency situation. Given the low costs of infrastructure and the rapid growth in the number of connected devices, ubiquitous networks are emerging. IoT solutions also help optimize the processes thereby reducing the costs and enhancing the production rates. Although there are several benefits of these solutions, there are several factors which thwart us from tapping their full potential. The lack of sufficient knowledge on interoperable technologies and the associated standards also pose a setback for several organizations. Managing the huge volume of data generated by the IoT devices is also an arduous task demanding advanced algorithms and protocols to operate on the data. With IoT, the conventional routes of information exchange are expanding </w:t>
        </w:r>
      </w:ins>
      <w:r w:rsidR="000F6843">
        <w:rPr>
          <w:rFonts w:ascii="Times New Roman" w:eastAsia="Times New Roman" w:hAnsi="Times New Roman" w:cs="Times New Roman"/>
          <w:sz w:val="24"/>
          <w:szCs w:val="24"/>
        </w:rPr>
        <w:t xml:space="preserve">and this is </w:t>
      </w:r>
      <w:ins w:id="30" w:author="Varun Mamillapalli" w:date="2016-12-02T04:43:00Z">
        <w:r>
          <w:rPr>
            <w:rFonts w:ascii="Times New Roman" w:eastAsia="Times New Roman" w:hAnsi="Times New Roman" w:cs="Times New Roman"/>
            <w:sz w:val="24"/>
            <w:szCs w:val="24"/>
          </w:rPr>
          <w:t xml:space="preserve">raising concerns in the security space since there are </w:t>
        </w:r>
      </w:ins>
      <w:r w:rsidR="000F6843">
        <w:rPr>
          <w:rFonts w:ascii="Times New Roman" w:eastAsia="Times New Roman" w:hAnsi="Times New Roman" w:cs="Times New Roman"/>
          <w:sz w:val="24"/>
          <w:szCs w:val="24"/>
        </w:rPr>
        <w:t>a lot of</w:t>
      </w:r>
      <w:ins w:id="31" w:author="Varun Mamillapalli" w:date="2016-12-02T04:43:00Z">
        <w:r>
          <w:rPr>
            <w:rFonts w:ascii="Times New Roman" w:eastAsia="Times New Roman" w:hAnsi="Times New Roman" w:cs="Times New Roman"/>
            <w:sz w:val="24"/>
            <w:szCs w:val="24"/>
          </w:rPr>
          <w:t xml:space="preserve"> avenues for exchanging information and all of the transmitted data needs to be secured. [</w:t>
        </w:r>
      </w:ins>
      <w:ins w:id="32" w:author="Varun Mamillapalli" w:date="2016-12-02T04:44:00Z">
        <w:r>
          <w:rPr>
            <w:rFonts w:ascii="Times New Roman" w:eastAsia="Times New Roman" w:hAnsi="Times New Roman" w:cs="Times New Roman"/>
            <w:sz w:val="24"/>
            <w:szCs w:val="24"/>
          </w:rPr>
          <w:t>63</w:t>
        </w:r>
      </w:ins>
      <w:ins w:id="33" w:author="Varun Mamillapalli" w:date="2016-12-02T04:43:00Z">
        <w:r>
          <w:rPr>
            <w:rFonts w:ascii="Times New Roman" w:eastAsia="Times New Roman" w:hAnsi="Times New Roman" w:cs="Times New Roman"/>
            <w:sz w:val="24"/>
            <w:szCs w:val="24"/>
          </w:rPr>
          <w:t>]</w:t>
        </w:r>
      </w:ins>
    </w:p>
    <w:p w14:paraId="0B475CCD" w14:textId="77777777" w:rsidR="00B34E31" w:rsidRPr="0023465D" w:rsidRDefault="00B34E31" w:rsidP="0023465D">
      <w:pPr>
        <w:pStyle w:val="Heading2"/>
        <w:spacing w:line="480" w:lineRule="auto"/>
        <w:rPr>
          <w:rFonts w:ascii="Times New Roman" w:eastAsia="Times New Roman" w:hAnsi="Times New Roman" w:cs="Times New Roman"/>
          <w:b/>
          <w:bCs/>
          <w:color w:val="000000" w:themeColor="text1"/>
          <w:sz w:val="24"/>
          <w:szCs w:val="24"/>
        </w:rPr>
      </w:pPr>
      <w:bookmarkStart w:id="34" w:name="_Toc468477611"/>
      <w:r w:rsidRPr="0023465D">
        <w:rPr>
          <w:rFonts w:ascii="Times New Roman" w:eastAsia="Times New Roman" w:hAnsi="Times New Roman" w:cs="Times New Roman"/>
          <w:b/>
          <w:bCs/>
          <w:color w:val="000000"/>
          <w:sz w:val="24"/>
          <w:szCs w:val="24"/>
        </w:rPr>
        <w:t>1.2 IoT Security</w:t>
      </w:r>
      <w:bookmarkEnd w:id="34"/>
    </w:p>
    <w:p w14:paraId="4BBFE117" w14:textId="77777777" w:rsidR="00B34E31" w:rsidRPr="0023465D" w:rsidRDefault="00B34E31" w:rsidP="0023465D">
      <w:pPr>
        <w:spacing w:after="240" w:line="480" w:lineRule="auto"/>
        <w:ind w:firstLine="720"/>
        <w:jc w:val="both"/>
        <w:rPr>
          <w:rFonts w:ascii="Times New Roman" w:eastAsia="Times New Roman" w:hAnsi="Times New Roman" w:cs="Times New Roman"/>
          <w:color w:val="000000" w:themeColor="text1"/>
          <w:sz w:val="24"/>
          <w:szCs w:val="24"/>
        </w:rPr>
      </w:pPr>
      <w:r w:rsidRPr="0023465D">
        <w:rPr>
          <w:rFonts w:ascii="Times New Roman" w:eastAsia="Times New Roman" w:hAnsi="Times New Roman" w:cs="Times New Roman"/>
          <w:color w:val="000000"/>
          <w:sz w:val="24"/>
          <w:szCs w:val="24"/>
        </w:rPr>
        <w:t>In the recent past</w:t>
      </w:r>
      <w:r w:rsidR="009D3FEC" w:rsidRPr="0023465D">
        <w:rPr>
          <w:rFonts w:ascii="Times New Roman" w:eastAsia="Times New Roman" w:hAnsi="Times New Roman" w:cs="Times New Roman"/>
          <w:color w:val="000000"/>
          <w:sz w:val="24"/>
          <w:szCs w:val="24"/>
        </w:rPr>
        <w:t>,</w:t>
      </w:r>
      <w:r w:rsidRPr="0023465D">
        <w:rPr>
          <w:rFonts w:ascii="Times New Roman" w:eastAsia="Times New Roman" w:hAnsi="Times New Roman" w:cs="Times New Roman"/>
          <w:color w:val="000000"/>
          <w:sz w:val="24"/>
          <w:szCs w:val="24"/>
        </w:rPr>
        <w:t xml:space="preserve"> there have been several distributed denial of service (DDOS) attacks which were launched by compromising millions of IoT devices. One such attack with a strength of 1.2 </w:t>
      </w:r>
      <w:proofErr w:type="spellStart"/>
      <w:r w:rsidRPr="0023465D">
        <w:rPr>
          <w:rFonts w:ascii="Times New Roman" w:eastAsia="Times New Roman" w:hAnsi="Times New Roman" w:cs="Times New Roman"/>
          <w:color w:val="000000"/>
          <w:sz w:val="24"/>
          <w:szCs w:val="24"/>
        </w:rPr>
        <w:t>Tbps</w:t>
      </w:r>
      <w:proofErr w:type="spellEnd"/>
      <w:r w:rsidRPr="0023465D">
        <w:rPr>
          <w:rFonts w:ascii="Times New Roman" w:eastAsia="Times New Roman" w:hAnsi="Times New Roman" w:cs="Times New Roman"/>
          <w:color w:val="000000"/>
          <w:sz w:val="24"/>
          <w:szCs w:val="24"/>
        </w:rPr>
        <w:t xml:space="preserve"> was conducted against the </w:t>
      </w:r>
      <w:proofErr w:type="spellStart"/>
      <w:r w:rsidRPr="0023465D">
        <w:rPr>
          <w:rFonts w:ascii="Times New Roman" w:eastAsia="Times New Roman" w:hAnsi="Times New Roman" w:cs="Times New Roman"/>
          <w:color w:val="000000"/>
          <w:sz w:val="24"/>
          <w:szCs w:val="24"/>
        </w:rPr>
        <w:t>Dyn</w:t>
      </w:r>
      <w:proofErr w:type="spellEnd"/>
      <w:r w:rsidRPr="0023465D">
        <w:rPr>
          <w:rFonts w:ascii="Times New Roman" w:eastAsia="Times New Roman" w:hAnsi="Times New Roman" w:cs="Times New Roman"/>
          <w:color w:val="000000"/>
          <w:sz w:val="24"/>
          <w:szCs w:val="24"/>
        </w:rPr>
        <w:t xml:space="preserve"> DNS service provider disrupting the access to several websites. The botnet comprising of IoT devices include digital video recorders, routers and compromised web cameras infected by the </w:t>
      </w:r>
      <w:proofErr w:type="spellStart"/>
      <w:r w:rsidRPr="0023465D">
        <w:rPr>
          <w:rFonts w:ascii="Times New Roman" w:eastAsia="Times New Roman" w:hAnsi="Times New Roman" w:cs="Times New Roman"/>
          <w:color w:val="000000"/>
          <w:sz w:val="24"/>
          <w:szCs w:val="24"/>
        </w:rPr>
        <w:t>Mirai</w:t>
      </w:r>
      <w:proofErr w:type="spellEnd"/>
      <w:r w:rsidRPr="0023465D">
        <w:rPr>
          <w:rFonts w:ascii="Times New Roman" w:eastAsia="Times New Roman" w:hAnsi="Times New Roman" w:cs="Times New Roman"/>
          <w:color w:val="000000"/>
          <w:sz w:val="24"/>
          <w:szCs w:val="24"/>
        </w:rPr>
        <w:t xml:space="preserve"> malware. The DDOS attack on Brian Krebs’ security blog was also a powerful one with a strength of 665 </w:t>
      </w:r>
      <w:proofErr w:type="spellStart"/>
      <w:r w:rsidRPr="0023465D">
        <w:rPr>
          <w:rFonts w:ascii="Times New Roman" w:eastAsia="Times New Roman" w:hAnsi="Times New Roman" w:cs="Times New Roman"/>
          <w:color w:val="000000"/>
          <w:sz w:val="24"/>
          <w:szCs w:val="24"/>
        </w:rPr>
        <w:t>Gbps</w:t>
      </w:r>
      <w:proofErr w:type="spellEnd"/>
      <w:r w:rsidRPr="0023465D">
        <w:rPr>
          <w:rFonts w:ascii="Times New Roman" w:eastAsia="Times New Roman" w:hAnsi="Times New Roman" w:cs="Times New Roman"/>
          <w:color w:val="000000"/>
          <w:sz w:val="24"/>
          <w:szCs w:val="24"/>
        </w:rPr>
        <w:t xml:space="preserve"> and involved millions of compromised IoT devices. Security Researchers believe that the attack groups targeting IoT </w:t>
      </w:r>
      <w:r w:rsidRPr="0023465D">
        <w:rPr>
          <w:rFonts w:ascii="Times New Roman" w:eastAsia="Times New Roman" w:hAnsi="Times New Roman" w:cs="Times New Roman"/>
          <w:color w:val="000000"/>
          <w:sz w:val="24"/>
          <w:szCs w:val="24"/>
        </w:rPr>
        <w:lastRenderedPageBreak/>
        <w:t>devices are proliferating by the day. With the steady rise in IoT devices</w:t>
      </w:r>
      <w:r w:rsidR="009D3FEC" w:rsidRPr="0023465D">
        <w:rPr>
          <w:rFonts w:ascii="Times New Roman" w:eastAsia="Times New Roman" w:hAnsi="Times New Roman" w:cs="Times New Roman"/>
          <w:color w:val="000000"/>
          <w:sz w:val="24"/>
          <w:szCs w:val="24"/>
        </w:rPr>
        <w:t>,</w:t>
      </w:r>
      <w:r w:rsidRPr="0023465D">
        <w:rPr>
          <w:rFonts w:ascii="Times New Roman" w:eastAsia="Times New Roman" w:hAnsi="Times New Roman" w:cs="Times New Roman"/>
          <w:color w:val="000000"/>
          <w:sz w:val="24"/>
          <w:szCs w:val="24"/>
        </w:rPr>
        <w:t xml:space="preserve"> they form easy targets for attackers since several users do not change the default passwords of the devices and also do not update the firmware as the patches are rolled. [2] The Open Web Application Security Project (OWASP) has recently released a list of top 10 vulnerabilities in IoT devices. “Insecure web interface, insufficient authentication/authorization, insecure network services, lack of transport encryption, privacy concerns, insecure cloud interface, insecure mobile interface, insufficient security configurability, insecure software/firmware and poor physical security” have been identified as the top 10 vulnerabilities in IoT devices. [3]</w:t>
      </w:r>
    </w:p>
    <w:p w14:paraId="1B2B072D" w14:textId="77777777" w:rsidR="00B34E31" w:rsidRPr="0023465D" w:rsidRDefault="00B34E31" w:rsidP="0023465D">
      <w:pPr>
        <w:pStyle w:val="Heading2"/>
        <w:spacing w:line="480" w:lineRule="auto"/>
        <w:rPr>
          <w:rFonts w:ascii="Times New Roman" w:eastAsia="Times New Roman" w:hAnsi="Times New Roman" w:cs="Times New Roman"/>
          <w:b/>
          <w:bCs/>
          <w:color w:val="000000" w:themeColor="text1"/>
          <w:sz w:val="24"/>
          <w:szCs w:val="24"/>
        </w:rPr>
      </w:pPr>
      <w:bookmarkStart w:id="35" w:name="_Toc468477612"/>
      <w:r w:rsidRPr="0023465D">
        <w:rPr>
          <w:rFonts w:ascii="Times New Roman" w:eastAsia="Times New Roman" w:hAnsi="Times New Roman" w:cs="Times New Roman"/>
          <w:b/>
          <w:bCs/>
          <w:color w:val="000000"/>
          <w:sz w:val="24"/>
          <w:szCs w:val="24"/>
        </w:rPr>
        <w:t>1.3 Blockchains for IoT Security</w:t>
      </w:r>
      <w:bookmarkEnd w:id="35"/>
    </w:p>
    <w:p w14:paraId="5CBEF854" w14:textId="77777777" w:rsidR="00B34E31" w:rsidRPr="00705EB8" w:rsidRDefault="00B34E31" w:rsidP="00CD6103">
      <w:pPr>
        <w:spacing w:after="0" w:line="480" w:lineRule="auto"/>
        <w:ind w:firstLine="720"/>
        <w:jc w:val="both"/>
        <w:rPr>
          <w:rFonts w:ascii="Times New Roman" w:eastAsia="Times New Roman" w:hAnsi="Times New Roman" w:cs="Times New Roman"/>
          <w:sz w:val="24"/>
          <w:szCs w:val="24"/>
        </w:rPr>
      </w:pPr>
      <w:r w:rsidRPr="00705EB8">
        <w:rPr>
          <w:rFonts w:ascii="Times New Roman" w:eastAsia="Times New Roman" w:hAnsi="Times New Roman" w:cs="Times New Roman"/>
          <w:color w:val="000000"/>
          <w:sz w:val="24"/>
          <w:szCs w:val="24"/>
        </w:rPr>
        <w:t>Several organizations are conducting research on leveraging the blockchain technology, primarily used in electronic financial transactions, as the core pr</w:t>
      </w:r>
      <w:r w:rsidR="000F13FC" w:rsidRPr="00705EB8">
        <w:rPr>
          <w:rFonts w:ascii="Times New Roman" w:eastAsia="Times New Roman" w:hAnsi="Times New Roman" w:cs="Times New Roman"/>
          <w:color w:val="000000"/>
          <w:sz w:val="24"/>
          <w:szCs w:val="24"/>
        </w:rPr>
        <w:t xml:space="preserve">inciple to exchange information </w:t>
      </w:r>
      <w:r w:rsidRPr="00705EB8">
        <w:rPr>
          <w:rFonts w:ascii="Times New Roman" w:eastAsia="Times New Roman" w:hAnsi="Times New Roman" w:cs="Times New Roman"/>
          <w:color w:val="000000"/>
          <w:sz w:val="24"/>
          <w:szCs w:val="24"/>
        </w:rPr>
        <w:t>between these internet-of-things. Companies from various industries like healthcare, electronics, telecommunications, networks, transportation, and banking are coming forward to make this idea a reality. One such col</w:t>
      </w:r>
      <w:r w:rsidR="00425039" w:rsidRPr="00705EB8">
        <w:rPr>
          <w:rFonts w:ascii="Times New Roman" w:eastAsia="Times New Roman" w:hAnsi="Times New Roman" w:cs="Times New Roman"/>
          <w:color w:val="000000"/>
          <w:sz w:val="24"/>
          <w:szCs w:val="24"/>
        </w:rPr>
        <w:t xml:space="preserve">laborative effort is the </w:t>
      </w:r>
      <w:proofErr w:type="spellStart"/>
      <w:r w:rsidR="00425039" w:rsidRPr="00705EB8">
        <w:rPr>
          <w:rFonts w:ascii="Times New Roman" w:eastAsia="Times New Roman" w:hAnsi="Times New Roman" w:cs="Times New Roman"/>
          <w:color w:val="000000"/>
          <w:sz w:val="24"/>
          <w:szCs w:val="24"/>
        </w:rPr>
        <w:t>Hyperl</w:t>
      </w:r>
      <w:r w:rsidRPr="00705EB8">
        <w:rPr>
          <w:rFonts w:ascii="Times New Roman" w:eastAsia="Times New Roman" w:hAnsi="Times New Roman" w:cs="Times New Roman"/>
          <w:color w:val="000000"/>
          <w:sz w:val="24"/>
          <w:szCs w:val="24"/>
        </w:rPr>
        <w:t>edger</w:t>
      </w:r>
      <w:proofErr w:type="spellEnd"/>
      <w:r w:rsidRPr="00705EB8">
        <w:rPr>
          <w:rFonts w:ascii="Times New Roman" w:eastAsia="Times New Roman" w:hAnsi="Times New Roman" w:cs="Times New Roman"/>
          <w:color w:val="000000"/>
          <w:sz w:val="24"/>
          <w:szCs w:val="24"/>
        </w:rPr>
        <w:t xml:space="preserve"> project. It is believed that the blockchain technology can be very efficient in exchanging information between devices and companies with minimal cost and complexity while maintaining trust, accountability, and transparency. However, the blockchain technology used in Bitcoins cannot be directly applied for internet-of-things. Depending on the type of company and the information being exchanged, </w:t>
      </w:r>
      <w:r w:rsidR="009D3FEC">
        <w:rPr>
          <w:rFonts w:ascii="Times New Roman" w:eastAsia="Times New Roman" w:hAnsi="Times New Roman" w:cs="Times New Roman"/>
          <w:color w:val="000000"/>
          <w:sz w:val="24"/>
          <w:szCs w:val="24"/>
        </w:rPr>
        <w:t>there are many issues that need</w:t>
      </w:r>
      <w:r w:rsidRPr="00705EB8">
        <w:rPr>
          <w:rFonts w:ascii="Times New Roman" w:eastAsia="Times New Roman" w:hAnsi="Times New Roman" w:cs="Times New Roman"/>
          <w:color w:val="000000"/>
          <w:sz w:val="24"/>
          <w:szCs w:val="24"/>
        </w:rPr>
        <w:t xml:space="preserve"> to be resolved. Following are some of them:</w:t>
      </w:r>
    </w:p>
    <w:p w14:paraId="25498416" w14:textId="77777777" w:rsidR="00B34E31" w:rsidRPr="00705EB8" w:rsidRDefault="00B34E31" w:rsidP="00B34E31">
      <w:pPr>
        <w:numPr>
          <w:ilvl w:val="0"/>
          <w:numId w:val="1"/>
        </w:numPr>
        <w:spacing w:after="0" w:line="480" w:lineRule="auto"/>
        <w:jc w:val="both"/>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 xml:space="preserve">Unique Identification: </w:t>
      </w:r>
      <w:r w:rsidRPr="00705EB8">
        <w:rPr>
          <w:rFonts w:ascii="Times New Roman" w:eastAsia="Times New Roman" w:hAnsi="Times New Roman" w:cs="Times New Roman"/>
          <w:color w:val="000000"/>
          <w:sz w:val="24"/>
          <w:szCs w:val="24"/>
        </w:rPr>
        <w:t xml:space="preserve">Each device connected to the internet should have a unique identifier. This Id is used to track the device in the ledger. Usually, this is achieved </w:t>
      </w:r>
      <w:r w:rsidR="009D3FEC">
        <w:rPr>
          <w:rFonts w:ascii="Times New Roman" w:eastAsia="Times New Roman" w:hAnsi="Times New Roman" w:cs="Times New Roman"/>
          <w:color w:val="000000"/>
          <w:sz w:val="24"/>
          <w:szCs w:val="24"/>
        </w:rPr>
        <w:t>by</w:t>
      </w:r>
      <w:r w:rsidRPr="00705EB8">
        <w:rPr>
          <w:rFonts w:ascii="Times New Roman" w:eastAsia="Times New Roman" w:hAnsi="Times New Roman" w:cs="Times New Roman"/>
          <w:color w:val="000000"/>
          <w:sz w:val="24"/>
          <w:szCs w:val="24"/>
        </w:rPr>
        <w:t xml:space="preserve"> assigning a pair of keys (public and private) to each device. However, devices like lights and CC</w:t>
      </w:r>
      <w:r w:rsidR="009D3FEC">
        <w:rPr>
          <w:rFonts w:ascii="Times New Roman" w:eastAsia="Times New Roman" w:hAnsi="Times New Roman" w:cs="Times New Roman"/>
          <w:color w:val="000000"/>
          <w:sz w:val="24"/>
          <w:szCs w:val="24"/>
        </w:rPr>
        <w:t xml:space="preserve">TV cameras </w:t>
      </w:r>
      <w:r w:rsidR="009D3FEC">
        <w:rPr>
          <w:rFonts w:ascii="Times New Roman" w:eastAsia="Times New Roman" w:hAnsi="Times New Roman" w:cs="Times New Roman"/>
          <w:color w:val="000000"/>
          <w:sz w:val="24"/>
          <w:szCs w:val="24"/>
        </w:rPr>
        <w:lastRenderedPageBreak/>
        <w:t>might not have built-</w:t>
      </w:r>
      <w:r w:rsidRPr="00705EB8">
        <w:rPr>
          <w:rFonts w:ascii="Times New Roman" w:eastAsia="Times New Roman" w:hAnsi="Times New Roman" w:cs="Times New Roman"/>
          <w:color w:val="000000"/>
          <w:sz w:val="24"/>
          <w:szCs w:val="24"/>
        </w:rPr>
        <w:t>in capacity to manage these cryptography keys. IP address cannot be used for this purpose due to their dynamic nature and the presence of private IP addresses.</w:t>
      </w:r>
    </w:p>
    <w:p w14:paraId="105D041B" w14:textId="2EFF56C2" w:rsidR="00B34E31" w:rsidRPr="00705EB8" w:rsidRDefault="00B34E31" w:rsidP="00B34E31">
      <w:pPr>
        <w:numPr>
          <w:ilvl w:val="0"/>
          <w:numId w:val="1"/>
        </w:numPr>
        <w:spacing w:after="0" w:line="480" w:lineRule="auto"/>
        <w:jc w:val="both"/>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 xml:space="preserve">Double Spending issue: </w:t>
      </w:r>
      <w:r w:rsidRPr="00705EB8">
        <w:rPr>
          <w:rFonts w:ascii="Times New Roman" w:eastAsia="Times New Roman" w:hAnsi="Times New Roman" w:cs="Times New Roman"/>
          <w:color w:val="000000"/>
          <w:sz w:val="24"/>
          <w:szCs w:val="24"/>
        </w:rPr>
        <w:t xml:space="preserve">Mining and proof-of-work functions are used eliminate the transactions involving double spending. This is only useful while transferring assets with monetary value. In other </w:t>
      </w:r>
      <w:r w:rsidR="00E91902" w:rsidRPr="00705EB8">
        <w:rPr>
          <w:rFonts w:ascii="Times New Roman" w:eastAsia="Times New Roman" w:hAnsi="Times New Roman" w:cs="Times New Roman"/>
          <w:color w:val="000000"/>
          <w:sz w:val="24"/>
          <w:szCs w:val="24"/>
        </w:rPr>
        <w:t>cases,</w:t>
      </w:r>
      <w:r w:rsidRPr="00705EB8">
        <w:rPr>
          <w:rFonts w:ascii="Times New Roman" w:eastAsia="Times New Roman" w:hAnsi="Times New Roman" w:cs="Times New Roman"/>
          <w:color w:val="000000"/>
          <w:sz w:val="24"/>
          <w:szCs w:val="24"/>
        </w:rPr>
        <w:t xml:space="preserve"> involving </w:t>
      </w:r>
      <w:r w:rsidR="009D3FEC">
        <w:rPr>
          <w:rFonts w:ascii="Times New Roman" w:eastAsia="Times New Roman" w:hAnsi="Times New Roman" w:cs="Times New Roman"/>
          <w:color w:val="000000"/>
          <w:sz w:val="24"/>
          <w:szCs w:val="24"/>
        </w:rPr>
        <w:t xml:space="preserve">the </w:t>
      </w:r>
      <w:r w:rsidRPr="00705EB8">
        <w:rPr>
          <w:rFonts w:ascii="Times New Roman" w:eastAsia="Times New Roman" w:hAnsi="Times New Roman" w:cs="Times New Roman"/>
          <w:color w:val="000000"/>
          <w:sz w:val="24"/>
          <w:szCs w:val="24"/>
        </w:rPr>
        <w:t>transfer of data, the same information from a device can be sent to different devices at any time. But, there should be some protocol to build a blockchain and append blocks to it in a systematic manner.</w:t>
      </w:r>
    </w:p>
    <w:p w14:paraId="5B73378E" w14:textId="77777777" w:rsidR="00B34E31" w:rsidRPr="00705EB8" w:rsidRDefault="00B34E31" w:rsidP="00B34E31">
      <w:pPr>
        <w:numPr>
          <w:ilvl w:val="0"/>
          <w:numId w:val="1"/>
        </w:numPr>
        <w:spacing w:after="0" w:line="480" w:lineRule="auto"/>
        <w:jc w:val="both"/>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Cryptographic Computation:</w:t>
      </w:r>
      <w:r w:rsidRPr="00705EB8">
        <w:rPr>
          <w:rFonts w:ascii="Times New Roman" w:eastAsia="Times New Roman" w:hAnsi="Times New Roman" w:cs="Times New Roman"/>
          <w:color w:val="000000"/>
          <w:sz w:val="24"/>
          <w:szCs w:val="24"/>
        </w:rPr>
        <w:t xml:space="preserve"> The devices in IoT may not have the computational capacity to perform complex cryptographic calculations involved</w:t>
      </w:r>
      <w:r w:rsidR="009D3FEC">
        <w:rPr>
          <w:rFonts w:ascii="Times New Roman" w:eastAsia="Times New Roman" w:hAnsi="Times New Roman" w:cs="Times New Roman"/>
          <w:color w:val="000000"/>
          <w:sz w:val="24"/>
          <w:szCs w:val="24"/>
        </w:rPr>
        <w:t xml:space="preserve"> in the blockchain model. Since it is</w:t>
      </w:r>
      <w:r w:rsidRPr="00705EB8">
        <w:rPr>
          <w:rFonts w:ascii="Times New Roman" w:eastAsia="Times New Roman" w:hAnsi="Times New Roman" w:cs="Times New Roman"/>
          <w:color w:val="000000"/>
          <w:sz w:val="24"/>
          <w:szCs w:val="24"/>
        </w:rPr>
        <w:t xml:space="preserve"> estimated that 50 billion devices will be connected to the internet by 2020, there should be enough devices online at any point of time, to perform these calculations. </w:t>
      </w:r>
    </w:p>
    <w:p w14:paraId="6E2721D1" w14:textId="77777777" w:rsidR="00B34E31" w:rsidRPr="00705EB8" w:rsidRDefault="00B34E31" w:rsidP="00B34E31">
      <w:pPr>
        <w:numPr>
          <w:ilvl w:val="0"/>
          <w:numId w:val="1"/>
        </w:numPr>
        <w:spacing w:after="0" w:line="480" w:lineRule="auto"/>
        <w:jc w:val="both"/>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Information exchange:</w:t>
      </w:r>
      <w:r w:rsidRPr="00705EB8">
        <w:rPr>
          <w:rFonts w:ascii="Times New Roman" w:eastAsia="Times New Roman" w:hAnsi="Times New Roman" w:cs="Times New Roman"/>
          <w:color w:val="000000"/>
          <w:sz w:val="24"/>
          <w:szCs w:val="24"/>
        </w:rPr>
        <w:t xml:space="preserve"> While it may be relatively easy to transfer the information and maintain a ledger for devices of the same type, IoT will have different types of devices and each device might store/process different kind</w:t>
      </w:r>
      <w:r w:rsidR="009D3FEC">
        <w:rPr>
          <w:rFonts w:ascii="Times New Roman" w:eastAsia="Times New Roman" w:hAnsi="Times New Roman" w:cs="Times New Roman"/>
          <w:color w:val="000000"/>
          <w:sz w:val="24"/>
          <w:szCs w:val="24"/>
        </w:rPr>
        <w:t>s</w:t>
      </w:r>
      <w:r w:rsidRPr="00705EB8">
        <w:rPr>
          <w:rFonts w:ascii="Times New Roman" w:eastAsia="Times New Roman" w:hAnsi="Times New Roman" w:cs="Times New Roman"/>
          <w:color w:val="000000"/>
          <w:sz w:val="24"/>
          <w:szCs w:val="24"/>
        </w:rPr>
        <w:t xml:space="preserve"> of information. Maintaining all this information in a single ledger might get complex and difficult to manage. Alternatives like sidechain can be utilized to solve this problem. </w:t>
      </w:r>
    </w:p>
    <w:p w14:paraId="6E4949F5" w14:textId="77777777" w:rsidR="00B34E31" w:rsidRPr="00705EB8" w:rsidRDefault="00B34E31" w:rsidP="00B34E31">
      <w:pPr>
        <w:numPr>
          <w:ilvl w:val="0"/>
          <w:numId w:val="1"/>
        </w:numPr>
        <w:spacing w:after="0" w:line="480" w:lineRule="auto"/>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 xml:space="preserve">Trusting the devices: </w:t>
      </w:r>
      <w:r w:rsidRPr="00705EB8">
        <w:rPr>
          <w:rFonts w:ascii="Times New Roman" w:eastAsia="Times New Roman" w:hAnsi="Times New Roman" w:cs="Times New Roman"/>
          <w:color w:val="000000"/>
          <w:sz w:val="24"/>
          <w:szCs w:val="24"/>
        </w:rPr>
        <w:t xml:space="preserve">More devices means more risk. Each device might have </w:t>
      </w:r>
      <w:r w:rsidR="009D3FEC">
        <w:rPr>
          <w:rFonts w:ascii="Times New Roman" w:eastAsia="Times New Roman" w:hAnsi="Times New Roman" w:cs="Times New Roman"/>
          <w:color w:val="000000"/>
          <w:sz w:val="24"/>
          <w:szCs w:val="24"/>
        </w:rPr>
        <w:t xml:space="preserve">different vulnerabilities and if they are </w:t>
      </w:r>
      <w:r w:rsidRPr="00705EB8">
        <w:rPr>
          <w:rFonts w:ascii="Times New Roman" w:eastAsia="Times New Roman" w:hAnsi="Times New Roman" w:cs="Times New Roman"/>
          <w:color w:val="000000"/>
          <w:sz w:val="24"/>
          <w:szCs w:val="24"/>
        </w:rPr>
        <w:t xml:space="preserve">exploited successfully by an attacker, </w:t>
      </w:r>
      <w:r w:rsidR="009D3FEC">
        <w:rPr>
          <w:rFonts w:ascii="Times New Roman" w:eastAsia="Times New Roman" w:hAnsi="Times New Roman" w:cs="Times New Roman"/>
          <w:color w:val="000000"/>
          <w:sz w:val="24"/>
          <w:szCs w:val="24"/>
        </w:rPr>
        <w:t xml:space="preserve">it </w:t>
      </w:r>
      <w:r w:rsidRPr="00705EB8">
        <w:rPr>
          <w:rFonts w:ascii="Times New Roman" w:eastAsia="Times New Roman" w:hAnsi="Times New Roman" w:cs="Times New Roman"/>
          <w:color w:val="000000"/>
          <w:sz w:val="24"/>
          <w:szCs w:val="24"/>
        </w:rPr>
        <w:t>might lead to a complete takeover of the device. Blindly trusting all the devices in the blockchain might be a problem.</w:t>
      </w:r>
    </w:p>
    <w:p w14:paraId="0CA71FBD" w14:textId="77777777" w:rsidR="00B34E31" w:rsidRPr="00705EB8" w:rsidRDefault="00B34E31" w:rsidP="00B34E31">
      <w:pPr>
        <w:spacing w:after="0" w:line="480" w:lineRule="auto"/>
        <w:textAlignment w:val="baseline"/>
        <w:rPr>
          <w:rFonts w:ascii="Times New Roman" w:eastAsia="Times New Roman" w:hAnsi="Times New Roman" w:cs="Times New Roman"/>
          <w:color w:val="000000"/>
          <w:sz w:val="24"/>
          <w:szCs w:val="24"/>
        </w:rPr>
      </w:pPr>
      <w:r w:rsidRPr="00705EB8">
        <w:rPr>
          <w:rFonts w:ascii="Times New Roman" w:eastAsia="Times New Roman" w:hAnsi="Times New Roman" w:cs="Times New Roman"/>
          <w:color w:val="000000"/>
          <w:sz w:val="24"/>
          <w:szCs w:val="24"/>
        </w:rPr>
        <w:t>Although there are many other issues and weaknesses surrounding this technology, it is believed that its advantages outweigh these issues by a large margin.</w:t>
      </w:r>
    </w:p>
    <w:p w14:paraId="57B363D2" w14:textId="275DE517" w:rsidR="000D7304" w:rsidRPr="00705EB8" w:rsidDel="00D74DDF" w:rsidRDefault="000D7304" w:rsidP="000D7304">
      <w:pPr>
        <w:spacing w:line="480" w:lineRule="auto"/>
        <w:jc w:val="both"/>
        <w:rPr>
          <w:del w:id="36" w:author="Varun Mamillapalli" w:date="2016-12-02T03:04:00Z"/>
          <w:rFonts w:ascii="Times New Roman" w:hAnsi="Times New Roman" w:cs="Times New Roman"/>
          <w:b/>
          <w:sz w:val="24"/>
          <w:szCs w:val="24"/>
        </w:rPr>
      </w:pPr>
    </w:p>
    <w:p w14:paraId="18094143" w14:textId="77777777" w:rsidR="000D7304" w:rsidRPr="0023465D" w:rsidRDefault="00A61DD6" w:rsidP="00D74DDF">
      <w:pPr>
        <w:pStyle w:val="Heading1"/>
        <w:spacing w:line="480" w:lineRule="auto"/>
        <w:jc w:val="center"/>
        <w:rPr>
          <w:rFonts w:ascii="Times New Roman" w:eastAsia="Times New Roman" w:hAnsi="Times New Roman" w:cs="Times New Roman"/>
          <w:b/>
          <w:bCs/>
          <w:color w:val="auto"/>
          <w:sz w:val="28"/>
          <w:szCs w:val="28"/>
        </w:rPr>
      </w:pPr>
      <w:bookmarkStart w:id="37" w:name="_Toc468477613"/>
      <w:r w:rsidRPr="0023465D">
        <w:rPr>
          <w:rFonts w:ascii="Times New Roman" w:eastAsia="Times New Roman" w:hAnsi="Times New Roman" w:cs="Times New Roman"/>
          <w:b/>
          <w:bCs/>
          <w:color w:val="auto"/>
          <w:sz w:val="28"/>
          <w:szCs w:val="28"/>
        </w:rPr>
        <w:lastRenderedPageBreak/>
        <w:t xml:space="preserve">2. </w:t>
      </w:r>
      <w:r w:rsidR="000D7304" w:rsidRPr="0023465D">
        <w:rPr>
          <w:rFonts w:ascii="Times New Roman" w:eastAsia="Times New Roman" w:hAnsi="Times New Roman" w:cs="Times New Roman"/>
          <w:b/>
          <w:bCs/>
          <w:color w:val="auto"/>
          <w:sz w:val="28"/>
          <w:szCs w:val="28"/>
        </w:rPr>
        <w:t>Bitcoin</w:t>
      </w:r>
      <w:bookmarkEnd w:id="37"/>
    </w:p>
    <w:p w14:paraId="3619763E" w14:textId="14B016EA" w:rsidR="000D7304" w:rsidRPr="0023465D" w:rsidRDefault="000D7304" w:rsidP="0023465D">
      <w:pPr>
        <w:spacing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Bitcoin is a virtual currency that has been created by a person using an alias Satoshi Nakamoto. It was first introduced to a cryptography mailing list on October 31</w:t>
      </w:r>
      <w:r w:rsidRPr="0023465D">
        <w:rPr>
          <w:rFonts w:ascii="Times New Roman" w:eastAsia="Times New Roman" w:hAnsi="Times New Roman" w:cs="Times New Roman"/>
          <w:sz w:val="24"/>
          <w:szCs w:val="24"/>
          <w:vertAlign w:val="superscript"/>
        </w:rPr>
        <w:t>st</w:t>
      </w:r>
      <w:r w:rsidRPr="0023465D">
        <w:rPr>
          <w:rFonts w:ascii="Times New Roman" w:eastAsia="Times New Roman" w:hAnsi="Times New Roman" w:cs="Times New Roman"/>
          <w:sz w:val="24"/>
          <w:szCs w:val="24"/>
        </w:rPr>
        <w:t>, 2008, and was released as an</w:t>
      </w:r>
      <w:r w:rsidR="00480357" w:rsidRPr="0023465D">
        <w:rPr>
          <w:rFonts w:ascii="Times New Roman" w:eastAsia="Times New Roman" w:hAnsi="Times New Roman" w:cs="Times New Roman"/>
          <w:sz w:val="24"/>
          <w:szCs w:val="24"/>
        </w:rPr>
        <w:t xml:space="preserve"> open-source software in 2009.[4</w:t>
      </w:r>
      <w:r w:rsidRPr="0023465D">
        <w:rPr>
          <w:rFonts w:ascii="Times New Roman" w:eastAsia="Times New Roman" w:hAnsi="Times New Roman" w:cs="Times New Roman"/>
          <w:sz w:val="24"/>
          <w:szCs w:val="24"/>
        </w:rPr>
        <w:t xml:space="preserve">] The idea behind building this digital or virtual currency is to build a decentralized system which would allow the currency to be electronically transferable with negligible or no transaction fees. This is the first peer-peer network which powers its users with no central authority or banks. These bitcoins are built out of a bitcoin protocol. According to this protocol, there would be a definite number of bitcoins which can be produced (mined) which is 21 million. </w:t>
      </w:r>
      <w:r w:rsidR="00E91902" w:rsidRPr="0023465D">
        <w:rPr>
          <w:rFonts w:ascii="Times New Roman" w:eastAsia="Times New Roman" w:hAnsi="Times New Roman" w:cs="Times New Roman"/>
          <w:sz w:val="24"/>
          <w:szCs w:val="24"/>
        </w:rPr>
        <w:t xml:space="preserve">However, each bitcoin can be further divided into smaller parts which can go up to as small as one-hundredth million of a bitcoin. </w:t>
      </w:r>
      <w:r w:rsidRPr="0023465D">
        <w:rPr>
          <w:rFonts w:ascii="Times New Roman" w:eastAsia="Times New Roman" w:hAnsi="Times New Roman" w:cs="Times New Roman"/>
          <w:sz w:val="24"/>
          <w:szCs w:val="24"/>
        </w:rPr>
        <w:t>This smallest division of the bitcoin</w:t>
      </w:r>
      <w:r w:rsidR="00480357" w:rsidRPr="0023465D">
        <w:rPr>
          <w:rFonts w:ascii="Times New Roman" w:eastAsia="Times New Roman" w:hAnsi="Times New Roman" w:cs="Times New Roman"/>
          <w:sz w:val="24"/>
          <w:szCs w:val="24"/>
        </w:rPr>
        <w:t xml:space="preserve"> is termed as “Satoshi”. [5</w:t>
      </w:r>
      <w:r w:rsidRPr="0023465D">
        <w:rPr>
          <w:rFonts w:ascii="Times New Roman" w:eastAsia="Times New Roman" w:hAnsi="Times New Roman" w:cs="Times New Roman"/>
          <w:sz w:val="24"/>
          <w:szCs w:val="24"/>
        </w:rPr>
        <w:t>]</w:t>
      </w:r>
    </w:p>
    <w:p w14:paraId="09D9E645" w14:textId="77777777" w:rsidR="000D7304" w:rsidRPr="0023465D" w:rsidRDefault="000D7304" w:rsidP="0023465D">
      <w:pPr>
        <w:spacing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Bitcoin has users that are widespread across the world and it is not controlled by any single person. From a user’s viewpoint, bitcoin is an application which provides a wallet and users the ability to make transactions among each other. To perform transactions, the users are free to use any software they want, as long as the software is compatible to, and complies with the rules of the bitcoin protocol. This electronic payment system is built on a cryptographic proof rather than trust, which is why the need of a third party is eliminated. The transactions made are practically impossible to reverse or destroy. The bitcoin network shares a public </w:t>
      </w:r>
      <w:r w:rsidR="00480357" w:rsidRPr="0023465D">
        <w:rPr>
          <w:rFonts w:ascii="Times New Roman" w:eastAsia="Times New Roman" w:hAnsi="Times New Roman" w:cs="Times New Roman"/>
          <w:sz w:val="24"/>
          <w:szCs w:val="24"/>
        </w:rPr>
        <w:t>ledger called the blockchain. [6</w:t>
      </w:r>
      <w:r w:rsidRPr="0023465D">
        <w:rPr>
          <w:rFonts w:ascii="Times New Roman" w:eastAsia="Times New Roman" w:hAnsi="Times New Roman" w:cs="Times New Roman"/>
          <w:sz w:val="24"/>
          <w:szCs w:val="24"/>
        </w:rPr>
        <w:t>]</w:t>
      </w:r>
    </w:p>
    <w:p w14:paraId="07638BF5" w14:textId="77777777" w:rsidR="000D7304" w:rsidRPr="0023465D" w:rsidRDefault="000D7304"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The basic working of bitcoin can be illustrated in the graphic below:</w:t>
      </w:r>
    </w:p>
    <w:p w14:paraId="10FCF3E6" w14:textId="77777777" w:rsidR="000D7304" w:rsidRPr="00705EB8" w:rsidRDefault="000D7304" w:rsidP="000D7304">
      <w:pPr>
        <w:spacing w:line="480" w:lineRule="auto"/>
        <w:jc w:val="both"/>
        <w:rPr>
          <w:rFonts w:ascii="Times New Roman" w:hAnsi="Times New Roman" w:cs="Times New Roman"/>
          <w:sz w:val="24"/>
          <w:szCs w:val="24"/>
        </w:rPr>
      </w:pPr>
    </w:p>
    <w:p w14:paraId="53257361" w14:textId="77777777" w:rsidR="000D7304" w:rsidRPr="00705EB8" w:rsidRDefault="000D7304" w:rsidP="000D7304">
      <w:pPr>
        <w:spacing w:line="480" w:lineRule="auto"/>
        <w:jc w:val="both"/>
        <w:rPr>
          <w:rFonts w:ascii="Times New Roman" w:hAnsi="Times New Roman" w:cs="Times New Roman"/>
          <w:sz w:val="24"/>
          <w:szCs w:val="24"/>
        </w:rPr>
      </w:pPr>
    </w:p>
    <w:p w14:paraId="5EC82C40" w14:textId="77777777" w:rsidR="000D7304" w:rsidRPr="00705EB8" w:rsidRDefault="000D7304" w:rsidP="00F7207A">
      <w:pPr>
        <w:spacing w:after="0" w:line="240" w:lineRule="auto"/>
        <w:jc w:val="center"/>
        <w:rPr>
          <w:rFonts w:ascii="Times New Roman" w:hAnsi="Times New Roman" w:cs="Times New Roman"/>
          <w:sz w:val="24"/>
          <w:szCs w:val="24"/>
        </w:rPr>
      </w:pPr>
      <w:r w:rsidRPr="00705EB8">
        <w:rPr>
          <w:rFonts w:ascii="Times New Roman" w:hAnsi="Times New Roman" w:cs="Times New Roman"/>
          <w:noProof/>
        </w:rPr>
        <w:lastRenderedPageBreak/>
        <w:drawing>
          <wp:inline distT="0" distB="0" distL="0" distR="0" wp14:anchorId="0B978603" wp14:editId="4EFCC9A0">
            <wp:extent cx="6004560" cy="5570220"/>
            <wp:effectExtent l="0" t="0" r="0" b="0"/>
            <wp:docPr id="14" name="Picture 14" descr="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co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4560" cy="5570220"/>
                    </a:xfrm>
                    <a:prstGeom prst="rect">
                      <a:avLst/>
                    </a:prstGeom>
                    <a:noFill/>
                    <a:ln>
                      <a:noFill/>
                    </a:ln>
                  </pic:spPr>
                </pic:pic>
              </a:graphicData>
            </a:graphic>
          </wp:inline>
        </w:drawing>
      </w:r>
    </w:p>
    <w:p w14:paraId="40566F30" w14:textId="77777777" w:rsidR="000D7304" w:rsidRPr="0023465D" w:rsidRDefault="001B6AB3" w:rsidP="0023465D">
      <w:pPr>
        <w:spacing w:after="0" w:line="36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2.1</w:t>
      </w:r>
      <w:r w:rsidR="000D7304" w:rsidRPr="0023465D">
        <w:rPr>
          <w:rFonts w:ascii="Times New Roman" w:eastAsia="Times New Roman" w:hAnsi="Times New Roman" w:cs="Times New Roman"/>
          <w:sz w:val="24"/>
          <w:szCs w:val="24"/>
        </w:rPr>
        <w:t xml:space="preserve"> Basic Working of Bitcoin</w:t>
      </w:r>
    </w:p>
    <w:p w14:paraId="4EF45968" w14:textId="77777777" w:rsidR="000D7304" w:rsidRPr="0023465D" w:rsidRDefault="000D7304" w:rsidP="0023465D">
      <w:pPr>
        <w:spacing w:after="240" w:line="240" w:lineRule="auto"/>
        <w:jc w:val="center"/>
        <w:rPr>
          <w:rFonts w:ascii="Times New Roman" w:eastAsia="Times New Roman" w:hAnsi="Times New Roman" w:cs="Times New Roman"/>
        </w:rPr>
      </w:pPr>
      <w:r w:rsidRPr="0023465D">
        <w:rPr>
          <w:rFonts w:ascii="Times New Roman" w:eastAsia="Times New Roman" w:hAnsi="Times New Roman" w:cs="Times New Roman"/>
        </w:rPr>
        <w:t xml:space="preserve">Source: </w:t>
      </w:r>
      <w:proofErr w:type="spellStart"/>
      <w:r w:rsidRPr="0023465D">
        <w:rPr>
          <w:rFonts w:ascii="Times New Roman" w:eastAsia="Times New Roman" w:hAnsi="Times New Roman" w:cs="Times New Roman"/>
        </w:rPr>
        <w:t>Zafin</w:t>
      </w:r>
      <w:proofErr w:type="spellEnd"/>
      <w:r w:rsidRPr="0023465D">
        <w:rPr>
          <w:rFonts w:ascii="Times New Roman" w:eastAsia="Times New Roman" w:hAnsi="Times New Roman" w:cs="Times New Roman"/>
        </w:rPr>
        <w:t>. "INFOGRAPHIC: Bitcoin Explained | Relationship Banker: November/D</w:t>
      </w:r>
      <w:r w:rsidR="002163FE" w:rsidRPr="0023465D">
        <w:rPr>
          <w:rFonts w:ascii="Times New Roman" w:eastAsia="Times New Roman" w:hAnsi="Times New Roman" w:cs="Times New Roman"/>
        </w:rPr>
        <w:t>ecember 2015." Web. 17 November</w:t>
      </w:r>
      <w:r w:rsidRPr="0023465D">
        <w:rPr>
          <w:rFonts w:ascii="Times New Roman" w:eastAsia="Times New Roman" w:hAnsi="Times New Roman" w:cs="Times New Roman"/>
        </w:rPr>
        <w:t xml:space="preserve"> 2016.</w:t>
      </w:r>
    </w:p>
    <w:p w14:paraId="399571CA" w14:textId="1DA8EB08" w:rsidR="00D74DDF" w:rsidRPr="00A302EA" w:rsidRDefault="00A302EA">
      <w:pPr>
        <w:spacing w:after="240" w:line="480" w:lineRule="auto"/>
        <w:jc w:val="both"/>
        <w:rPr>
          <w:ins w:id="38" w:author="Varun Mamillapalli" w:date="2016-12-02T03:04:00Z"/>
          <w:rPrChange w:id="39" w:author="Varun Mamillapalli" w:date="2016-12-02T03:07:00Z">
            <w:rPr>
              <w:ins w:id="40" w:author="Varun Mamillapalli" w:date="2016-12-02T03:04:00Z"/>
              <w:rFonts w:ascii="Times New Roman" w:eastAsia="Times New Roman" w:hAnsi="Times New Roman" w:cs="Times New Roman"/>
              <w:b/>
              <w:bCs/>
              <w:color w:val="auto"/>
              <w:sz w:val="24"/>
              <w:szCs w:val="24"/>
            </w:rPr>
          </w:rPrChange>
        </w:rPr>
        <w:pPrChange w:id="41" w:author="Varun Mamillapalli" w:date="2016-12-02T03:08:00Z">
          <w:pPr>
            <w:pStyle w:val="Heading2"/>
            <w:spacing w:line="480" w:lineRule="auto"/>
          </w:pPr>
        </w:pPrChange>
      </w:pPr>
      <w:ins w:id="42" w:author="Varun Mamillapalli" w:date="2016-12-02T03:07:00Z">
        <w:r>
          <w:rPr>
            <w:rFonts w:ascii="Times New Roman" w:hAnsi="Times New Roman" w:cs="Times New Roman"/>
            <w:sz w:val="24"/>
            <w:szCs w:val="24"/>
          </w:rPr>
          <w:t xml:space="preserve">Let us consider a simple scenario to understand why a person would use bitcoin against another form of traditional currency. Suppose there are two parties Alice and Bob. Alice wants to pay Bob a small amount of money for a transaction they previously had. They both live in different countries and in order to send the money to another country or wire it through a bank, Alice and Bob would have to incur transaction fees which would probably be more than the amount itself. </w:t>
        </w:r>
        <w:r>
          <w:rPr>
            <w:rFonts w:ascii="Times New Roman" w:hAnsi="Times New Roman" w:cs="Times New Roman"/>
            <w:sz w:val="24"/>
            <w:szCs w:val="24"/>
          </w:rPr>
          <w:lastRenderedPageBreak/>
          <w:t xml:space="preserve">This is not a viable option hence they look to use digital currency for making that transaction. A feasible option would be to choose a method that charges only a negligible amount of transaction fees and is decentralized so Bob and Alice do not have to depend on any banks or do not need to worry about high transaction fees. For a scenario like this, a digital decentralized currency like Bitcoin is the solution. The only two things Alice would need to pay Bob is her own private key and Bob’s public key. Bitcoin supports having an application on a user’s phone so they can make transactions easily just by opening the app and performing few simple steps. If a sender has the receiver’s public key, he can make a transaction to a Bitcoin address. Alice would get Bob’s public key and would send the equivalent bitcoin amount to Bob. After Alice sends the money to Bob using his public key, there would be a signature generated by the private key and this would release the money from Alice to Bob. Once this transaction is made, the bitcoin app alerts all the miners about this transaction. Miners who are on the network collate the data from the pending transactions, the last block of transactions that are recorded in the publicly available ledger, and a nonce. The miner uses a hash function which ultimately gives out a cryptographic fingerprint which is unique. This unique fingerprint makes the transaction verifiable. The hashed block that is produced must meet certain complexity requirements. The complexity requirements are not constant and they keep changing with the number of bitcoins mined. They must have a certain number of zeroes at the beginning of the block. To attain this, the miner has to try using different values of the random nonce. This is what would consume a lot of computational power and capacity. At a point where the miner successfully finds a nonce with the desired complexity requirements, it is announced to the network. The other miners who are on the network validate this block and try finding a new block with the block which was just released on the network as their last component. When a miner successfully verifies or validates transactions and hence finds </w:t>
        </w:r>
        <w:r>
          <w:rPr>
            <w:rFonts w:ascii="Times New Roman" w:hAnsi="Times New Roman" w:cs="Times New Roman"/>
            <w:sz w:val="24"/>
            <w:szCs w:val="24"/>
          </w:rPr>
          <w:lastRenderedPageBreak/>
          <w:t>new blocks, he is rewarded with a certain number of bitcoins. This hashed block is made public and would be available on the shared ledger which the entire network relies on.</w:t>
        </w:r>
      </w:ins>
    </w:p>
    <w:p w14:paraId="0F16C3E0" w14:textId="77777777" w:rsidR="000D7304" w:rsidRPr="0023465D" w:rsidRDefault="00A61DD6" w:rsidP="0023465D">
      <w:pPr>
        <w:pStyle w:val="Heading2"/>
        <w:spacing w:line="480" w:lineRule="auto"/>
        <w:rPr>
          <w:rFonts w:ascii="Times New Roman" w:eastAsia="Times New Roman" w:hAnsi="Times New Roman" w:cs="Times New Roman"/>
          <w:b/>
          <w:bCs/>
          <w:color w:val="auto"/>
          <w:sz w:val="24"/>
          <w:szCs w:val="24"/>
        </w:rPr>
      </w:pPr>
      <w:bookmarkStart w:id="43" w:name="_Toc468477614"/>
      <w:r w:rsidRPr="0023465D">
        <w:rPr>
          <w:rFonts w:ascii="Times New Roman" w:eastAsia="Times New Roman" w:hAnsi="Times New Roman" w:cs="Times New Roman"/>
          <w:b/>
          <w:bCs/>
          <w:color w:val="auto"/>
          <w:sz w:val="24"/>
          <w:szCs w:val="24"/>
        </w:rPr>
        <w:t xml:space="preserve">2.1 </w:t>
      </w:r>
      <w:r w:rsidR="000D7304" w:rsidRPr="0023465D">
        <w:rPr>
          <w:rFonts w:ascii="Times New Roman" w:eastAsia="Times New Roman" w:hAnsi="Times New Roman" w:cs="Times New Roman"/>
          <w:b/>
          <w:bCs/>
          <w:color w:val="auto"/>
          <w:sz w:val="24"/>
          <w:szCs w:val="24"/>
        </w:rPr>
        <w:t>What is a Blockchain?</w:t>
      </w:r>
      <w:bookmarkEnd w:id="43"/>
    </w:p>
    <w:p w14:paraId="77651AB9" w14:textId="77777777" w:rsidR="000D7304" w:rsidRPr="0023465D" w:rsidRDefault="000D7304"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The blockchain technology is primarily used to facilitate the secure transaction of financial assets between two parties. Instead of trusting a third party, the blockchain technology leverages the use of hash functions and distributed systems to provide a cryptographic proof for these electronic transactions. Blockchain is a large database (or ledger) consisting of linearly attached blocks and this ledger is shared by all the distributed devices in the system, which are otherwise called as nodes. Here, each block corresponds to a set of transactions that are being processed at a certain point of time. This block contains two pieces of information – the details of the transactions, and the hash value, that is calculated from the data available from the previous block. The hash value of the previous block is calculated from the data provided by the block before it and this whole process begins from the genesis block, the hard coded first block of a blockchain. This ensures that the data in the overall blockchain is unaltered and final. This blockchain which is shared by all the nodes contains every transaction that has ever happened right from the first ever t</w:t>
      </w:r>
      <w:r w:rsidR="00480357" w:rsidRPr="0023465D">
        <w:rPr>
          <w:rFonts w:ascii="Times New Roman" w:eastAsia="Times New Roman" w:hAnsi="Times New Roman" w:cs="Times New Roman"/>
          <w:sz w:val="24"/>
          <w:szCs w:val="24"/>
        </w:rPr>
        <w:t>ransaction to the latest one. [7</w:t>
      </w:r>
      <w:r w:rsidRPr="0023465D">
        <w:rPr>
          <w:rFonts w:ascii="Times New Roman" w:eastAsia="Times New Roman" w:hAnsi="Times New Roman" w:cs="Times New Roman"/>
          <w:sz w:val="24"/>
          <w:szCs w:val="24"/>
        </w:rPr>
        <w:t>]</w:t>
      </w:r>
    </w:p>
    <w:p w14:paraId="7CBF2DCE" w14:textId="29163EBC" w:rsidR="000D7304" w:rsidRPr="0023465D" w:rsidRDefault="000D7304" w:rsidP="0023465D">
      <w:pPr>
        <w:spacing w:after="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szCs w:val="24"/>
        </w:rPr>
        <w:tab/>
      </w:r>
      <w:r w:rsidRPr="0023465D">
        <w:rPr>
          <w:rFonts w:ascii="Times New Roman" w:eastAsia="Times New Roman" w:hAnsi="Times New Roman" w:cs="Times New Roman"/>
          <w:sz w:val="24"/>
          <w:szCs w:val="24"/>
        </w:rPr>
        <w:t xml:space="preserve">A block, before being appended to the blockchain, should be verified for validity by the nodes in the distributed system. This process of verification and confirming the transactions in a block, before its addition to the ledger, is called Mining, and the nodes of the distributed system which involve in this verification process are called miners. All the unconfirmed latest transactions are broadcasted to all the miners in the network. The miners collect all these transactions and generate a hash value using a </w:t>
      </w:r>
      <w:proofErr w:type="spellStart"/>
      <w:r w:rsidRPr="0023465D">
        <w:rPr>
          <w:rFonts w:ascii="Times New Roman" w:eastAsia="Times New Roman" w:hAnsi="Times New Roman" w:cs="Times New Roman"/>
          <w:sz w:val="24"/>
          <w:szCs w:val="24"/>
        </w:rPr>
        <w:t>Hashcash</w:t>
      </w:r>
      <w:proofErr w:type="spellEnd"/>
      <w:r w:rsidRPr="0023465D">
        <w:rPr>
          <w:rFonts w:ascii="Times New Roman" w:eastAsia="Times New Roman" w:hAnsi="Times New Roman" w:cs="Times New Roman"/>
          <w:sz w:val="24"/>
          <w:szCs w:val="24"/>
        </w:rPr>
        <w:t xml:space="preserve"> Proof-of-work function. There are two important characteristics of a hash function that are to be noted here – the hash value cannot be reverse </w:t>
      </w:r>
      <w:r w:rsidRPr="0023465D">
        <w:rPr>
          <w:rFonts w:ascii="Times New Roman" w:eastAsia="Times New Roman" w:hAnsi="Times New Roman" w:cs="Times New Roman"/>
          <w:sz w:val="24"/>
          <w:szCs w:val="24"/>
        </w:rPr>
        <w:lastRenderedPageBreak/>
        <w:t>engineered to generate the original content, and a unique hash value is generated each time the order of transactions</w:t>
      </w:r>
      <w:r w:rsidR="00E86D52">
        <w:rPr>
          <w:rFonts w:ascii="Times New Roman" w:eastAsia="Times New Roman" w:hAnsi="Times New Roman" w:cs="Times New Roman"/>
          <w:sz w:val="24"/>
          <w:szCs w:val="24"/>
        </w:rPr>
        <w:t xml:space="preserve"> is changed. While it is</w:t>
      </w:r>
      <w:r w:rsidRPr="0023465D">
        <w:rPr>
          <w:rFonts w:ascii="Times New Roman" w:eastAsia="Times New Roman" w:hAnsi="Times New Roman" w:cs="Times New Roman"/>
          <w:sz w:val="24"/>
          <w:szCs w:val="24"/>
        </w:rPr>
        <w:t xml:space="preserve"> relatively easy for a computer to generate a hash value from the given information, “Proof-of-work” makes it difficult for the miners by demanding that the final hash value should be of a certain format. The hash value should start with a certain number of zeroes. All the miners try to arrive at this output by adding a different nonce value each time they perform the calculation. When a miner generates this expected hash, the total block (containing the transactions and the hash value) is broadcasted to other nodes in the network. If all the transactions in that block are valid, the nodes accept the block and it’ll be attached to the existing blockchain. This block is final and cannot be altered. This process eliminates duplicate or double spending. This process also eliminates the danger of attackers trying to pass a wrong block as legitimate by determining majority representation based on CPU effort rather than IP address. If the decision is based on the votes by a majority of the IP addresses, a hacker who has control over 51% of these IP addresses can control the blockchain. To prevent this, the “majority decision is represented by the longest chain, which has the greatest proof-of</w:t>
      </w:r>
      <w:r w:rsidR="00480357" w:rsidRPr="0023465D">
        <w:rPr>
          <w:rFonts w:ascii="Times New Roman" w:eastAsia="Times New Roman" w:hAnsi="Times New Roman" w:cs="Times New Roman"/>
          <w:sz w:val="24"/>
          <w:szCs w:val="24"/>
        </w:rPr>
        <w:t>-work effort invested in it.” [8</w:t>
      </w:r>
      <w:r w:rsidRPr="0023465D">
        <w:rPr>
          <w:rFonts w:ascii="Times New Roman" w:eastAsia="Times New Roman" w:hAnsi="Times New Roman" w:cs="Times New Roman"/>
          <w:sz w:val="24"/>
          <w:szCs w:val="24"/>
        </w:rPr>
        <w:t xml:space="preserve">] Therefore, if the majority of the CPU power is controlled by genuine nodes, the chain of these nodes will grow the fastest. </w:t>
      </w:r>
    </w:p>
    <w:p w14:paraId="4D4D28C1" w14:textId="77777777" w:rsidR="000D7304" w:rsidRPr="0023465D" w:rsidRDefault="000D7304"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Bitcoin is the first ever electronic peer-to-peer payment system that was built based on the blockchain technology. Although Bitcoin has started a revolution in the financial sector with its digital cryptocurrency, the distributed ledger (blockchain) technology that underlies Bitcoin is considered as the true innovation. Though nascent and controversial, this technology is rapidly developing. </w:t>
      </w:r>
      <w:r w:rsidRPr="00705EB8">
        <w:rPr>
          <w:rFonts w:ascii="Times New Roman" w:eastAsia="Times New Roman" w:hAnsi="Times New Roman" w:cs="Times New Roman"/>
          <w:color w:val="000000"/>
          <w:sz w:val="24"/>
          <w:szCs w:val="24"/>
        </w:rPr>
        <w:t>Blockchains offer a framework to provide better coordination and transaction processing capabilities between the connected devices thus giving rise to a decentralized Internet of Things.</w:t>
      </w:r>
      <w:r w:rsidR="00480357" w:rsidRPr="0023465D">
        <w:rPr>
          <w:rFonts w:ascii="Times New Roman" w:eastAsia="Times New Roman" w:hAnsi="Times New Roman" w:cs="Times New Roman"/>
          <w:sz w:val="24"/>
          <w:szCs w:val="24"/>
        </w:rPr>
        <w:t xml:space="preserve"> [9</w:t>
      </w:r>
      <w:r w:rsidRPr="0023465D">
        <w:rPr>
          <w:rFonts w:ascii="Times New Roman" w:eastAsia="Times New Roman" w:hAnsi="Times New Roman" w:cs="Times New Roman"/>
          <w:sz w:val="24"/>
          <w:szCs w:val="24"/>
        </w:rPr>
        <w:t>]</w:t>
      </w:r>
    </w:p>
    <w:p w14:paraId="242143C4" w14:textId="7E39479F" w:rsidR="000D7304" w:rsidRPr="0023465D" w:rsidRDefault="00647DFD" w:rsidP="0023465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Let us</w:t>
      </w:r>
      <w:r w:rsidR="000D7304" w:rsidRPr="0023465D">
        <w:rPr>
          <w:rFonts w:ascii="Times New Roman" w:eastAsia="Times New Roman" w:hAnsi="Times New Roman" w:cs="Times New Roman"/>
          <w:sz w:val="24"/>
          <w:szCs w:val="24"/>
        </w:rPr>
        <w:t xml:space="preserve"> take the Bitcoin blockchain as an example and look at some of the unique features offered by this technology.</w:t>
      </w:r>
    </w:p>
    <w:p w14:paraId="2B316CE7" w14:textId="77777777" w:rsidR="000D7304" w:rsidRPr="0023465D" w:rsidRDefault="00A61DD6" w:rsidP="0023465D">
      <w:pPr>
        <w:pStyle w:val="Heading2"/>
        <w:spacing w:line="480" w:lineRule="auto"/>
        <w:rPr>
          <w:rFonts w:ascii="Times New Roman" w:eastAsia="Times New Roman" w:hAnsi="Times New Roman" w:cs="Times New Roman"/>
          <w:b/>
          <w:bCs/>
          <w:color w:val="auto"/>
          <w:sz w:val="24"/>
          <w:szCs w:val="24"/>
        </w:rPr>
      </w:pPr>
      <w:bookmarkStart w:id="44" w:name="_Toc468477615"/>
      <w:r w:rsidRPr="0023465D">
        <w:rPr>
          <w:rFonts w:ascii="Times New Roman" w:eastAsia="Times New Roman" w:hAnsi="Times New Roman" w:cs="Times New Roman"/>
          <w:b/>
          <w:bCs/>
          <w:color w:val="auto"/>
          <w:sz w:val="24"/>
          <w:szCs w:val="24"/>
        </w:rPr>
        <w:t xml:space="preserve">2.2 </w:t>
      </w:r>
      <w:r w:rsidR="000D7304" w:rsidRPr="0023465D">
        <w:rPr>
          <w:rFonts w:ascii="Times New Roman" w:eastAsia="Times New Roman" w:hAnsi="Times New Roman" w:cs="Times New Roman"/>
          <w:b/>
          <w:bCs/>
          <w:color w:val="auto"/>
          <w:sz w:val="24"/>
          <w:szCs w:val="24"/>
        </w:rPr>
        <w:t>Identity management in Blockchain</w:t>
      </w:r>
      <w:r w:rsidR="00A673E8" w:rsidRPr="0023465D">
        <w:rPr>
          <w:rFonts w:ascii="Times New Roman" w:eastAsia="Times New Roman" w:hAnsi="Times New Roman" w:cs="Times New Roman"/>
          <w:b/>
          <w:bCs/>
          <w:color w:val="auto"/>
          <w:sz w:val="24"/>
          <w:szCs w:val="24"/>
        </w:rPr>
        <w:t>:</w:t>
      </w:r>
      <w:bookmarkEnd w:id="44"/>
    </w:p>
    <w:p w14:paraId="222BA453" w14:textId="77777777" w:rsidR="000D7304" w:rsidRPr="0023465D" w:rsidRDefault="000D7304" w:rsidP="0023465D">
      <w:pPr>
        <w:spacing w:after="120" w:line="480" w:lineRule="auto"/>
        <w:jc w:val="both"/>
        <w:rPr>
          <w:rFonts w:ascii="Times New Roman" w:eastAsia="Times New Roman" w:hAnsi="Times New Roman" w:cs="Times New Roman"/>
          <w:sz w:val="24"/>
          <w:szCs w:val="24"/>
        </w:rPr>
      </w:pPr>
      <w:r w:rsidRPr="00705EB8">
        <w:rPr>
          <w:rFonts w:ascii="Times New Roman" w:hAnsi="Times New Roman" w:cs="Times New Roman"/>
          <w:b/>
          <w:sz w:val="24"/>
          <w:szCs w:val="24"/>
        </w:rPr>
        <w:tab/>
      </w:r>
      <w:r w:rsidRPr="0023465D">
        <w:rPr>
          <w:rFonts w:ascii="Times New Roman" w:eastAsia="Times New Roman" w:hAnsi="Times New Roman" w:cs="Times New Roman"/>
          <w:sz w:val="24"/>
          <w:szCs w:val="24"/>
        </w:rPr>
        <w:t xml:space="preserve">In the Bitcoin blockchain, every node has a wallet (bitcoin client) which manages all the accounts belonging to that node. Accounts are nothing but a combination of a public key and a private key. So, whenever a new account is created, a unique cryptographic key pair is generated. The hash of the public key acts as the account address of a node and all the addresses are public to the bitcoin network.  </w:t>
      </w:r>
    </w:p>
    <w:p w14:paraId="7F4BC5C9" w14:textId="77777777" w:rsidR="000D7304" w:rsidRPr="00705EB8" w:rsidRDefault="000D7304" w:rsidP="00F7207A">
      <w:pPr>
        <w:spacing w:after="12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drawing>
          <wp:inline distT="0" distB="0" distL="0" distR="0" wp14:anchorId="52CFE33A" wp14:editId="0C4D1BB0">
            <wp:extent cx="1668780" cy="1470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780" cy="1470660"/>
                    </a:xfrm>
                    <a:prstGeom prst="rect">
                      <a:avLst/>
                    </a:prstGeom>
                    <a:noFill/>
                    <a:ln>
                      <a:noFill/>
                    </a:ln>
                  </pic:spPr>
                </pic:pic>
              </a:graphicData>
            </a:graphic>
          </wp:inline>
        </w:drawing>
      </w:r>
    </w:p>
    <w:p w14:paraId="18EFB4B8" w14:textId="77777777" w:rsidR="000D7304" w:rsidRPr="0023465D" w:rsidRDefault="000E31B8" w:rsidP="0023465D">
      <w:pPr>
        <w:spacing w:after="120" w:line="48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Figure 2.2 </w:t>
      </w:r>
      <w:r w:rsidR="000D7304" w:rsidRPr="0023465D">
        <w:rPr>
          <w:rFonts w:ascii="Times New Roman" w:eastAsia="Times New Roman" w:hAnsi="Times New Roman" w:cs="Times New Roman"/>
          <w:sz w:val="24"/>
          <w:szCs w:val="24"/>
        </w:rPr>
        <w:t>Bitcoin Wallet</w:t>
      </w:r>
    </w:p>
    <w:p w14:paraId="3EF4C4B2" w14:textId="77777777" w:rsidR="000D7304" w:rsidRPr="0023465D" w:rsidRDefault="000D7304" w:rsidP="0023465D">
      <w:pPr>
        <w:spacing w:after="12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So, when a node (N1) wants to send some bitcoins to another node (N2), a transaction is initiated from N1:</w:t>
      </w:r>
    </w:p>
    <w:p w14:paraId="4F2AAFF0" w14:textId="77777777" w:rsidR="000D7304" w:rsidRPr="0023465D" w:rsidRDefault="000D7304" w:rsidP="0023465D">
      <w:pPr>
        <w:spacing w:after="120" w:line="480" w:lineRule="auto"/>
        <w:jc w:val="both"/>
        <w:rPr>
          <w:rFonts w:ascii="Times New Roman" w:eastAsia="Times New Roman" w:hAnsi="Times New Roman" w:cs="Times New Roman"/>
          <w:i/>
          <w:iCs/>
          <w:sz w:val="24"/>
          <w:szCs w:val="24"/>
        </w:rPr>
      </w:pPr>
      <w:r w:rsidRPr="0023465D">
        <w:rPr>
          <w:rFonts w:ascii="Times New Roman" w:eastAsia="Times New Roman" w:hAnsi="Times New Roman" w:cs="Times New Roman"/>
          <w:i/>
          <w:iCs/>
          <w:sz w:val="24"/>
          <w:szCs w:val="24"/>
        </w:rPr>
        <w:t>Sender: A1, Receiver: A2, Value: 5 BTC</w:t>
      </w:r>
    </w:p>
    <w:p w14:paraId="33AC6AC5" w14:textId="77777777" w:rsidR="000D7304" w:rsidRPr="0023465D" w:rsidRDefault="000D7304"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Where A1, A2 are accounts of N1, N2 respectively. </w:t>
      </w:r>
    </w:p>
    <w:p w14:paraId="7888E693" w14:textId="71159C6E" w:rsidR="000D7304" w:rsidRPr="0023465D" w:rsidRDefault="000D7304"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Since account addresses (A1, A2) are public to the network, any node can pretend to be N1 and use A1 as the </w:t>
      </w:r>
      <w:r w:rsidRPr="0023465D">
        <w:rPr>
          <w:rFonts w:ascii="Times New Roman" w:eastAsia="Times New Roman" w:hAnsi="Times New Roman" w:cs="Times New Roman"/>
          <w:i/>
          <w:iCs/>
          <w:sz w:val="24"/>
          <w:szCs w:val="24"/>
        </w:rPr>
        <w:t xml:space="preserve">sender </w:t>
      </w:r>
      <w:r w:rsidRPr="0023465D">
        <w:rPr>
          <w:rFonts w:ascii="Times New Roman" w:eastAsia="Times New Roman" w:hAnsi="Times New Roman" w:cs="Times New Roman"/>
          <w:sz w:val="24"/>
          <w:szCs w:val="24"/>
        </w:rPr>
        <w:t xml:space="preserve">account. This problem is solved using digital signatures. When a transaction is initiated, the sender digitally signs that transaction with his/her corresponding private key. So, when the transaction is broadcasted to the network, every node which has the public key verifies the digital signature. If the signature matches, the transaction is considered valid, in the case of a </w:t>
      </w:r>
      <w:r w:rsidRPr="0023465D">
        <w:rPr>
          <w:rFonts w:ascii="Times New Roman" w:eastAsia="Times New Roman" w:hAnsi="Times New Roman" w:cs="Times New Roman"/>
          <w:sz w:val="24"/>
          <w:szCs w:val="24"/>
        </w:rPr>
        <w:lastRenderedPageBreak/>
        <w:t>mismatch, that transaction is discarded. Since this signature is verified by man</w:t>
      </w:r>
      <w:r w:rsidR="00E86D52">
        <w:rPr>
          <w:rFonts w:ascii="Times New Roman" w:eastAsia="Times New Roman" w:hAnsi="Times New Roman" w:cs="Times New Roman"/>
          <w:sz w:val="24"/>
          <w:szCs w:val="24"/>
        </w:rPr>
        <w:t xml:space="preserve">y nodes in the network, there is </w:t>
      </w:r>
      <w:r w:rsidRPr="0023465D">
        <w:rPr>
          <w:rFonts w:ascii="Times New Roman" w:eastAsia="Times New Roman" w:hAnsi="Times New Roman" w:cs="Times New Roman"/>
          <w:sz w:val="24"/>
          <w:szCs w:val="24"/>
        </w:rPr>
        <w:t>no possibility of a faulty transaction getting processed as a valid transaction. In short, there is no way for a node to pretend as another node. Following is an illustration of the digital signature verification process in the Bitcoin network:</w:t>
      </w:r>
    </w:p>
    <w:p w14:paraId="37027B88" w14:textId="77777777" w:rsidR="000D7304" w:rsidRPr="00705EB8" w:rsidRDefault="000D7304" w:rsidP="000D7304">
      <w:pPr>
        <w:spacing w:after="0" w:line="480" w:lineRule="auto"/>
        <w:jc w:val="both"/>
        <w:rPr>
          <w:rFonts w:ascii="Times New Roman" w:hAnsi="Times New Roman" w:cs="Times New Roman"/>
          <w:sz w:val="24"/>
          <w:szCs w:val="24"/>
        </w:rPr>
      </w:pPr>
    </w:p>
    <w:p w14:paraId="7549DA0F" w14:textId="77777777" w:rsidR="000D7304" w:rsidRPr="00705EB8" w:rsidRDefault="000D7304" w:rsidP="00F7207A">
      <w:pPr>
        <w:spacing w:after="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drawing>
          <wp:inline distT="0" distB="0" distL="0" distR="0" wp14:anchorId="052BECD5" wp14:editId="01295C35">
            <wp:extent cx="5943600" cy="3063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2D3F607F" w14:textId="77777777" w:rsidR="000D7304" w:rsidRPr="0023465D" w:rsidRDefault="000E31B8" w:rsidP="0023465D">
      <w:pPr>
        <w:spacing w:after="0" w:line="48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2.3</w:t>
      </w:r>
      <w:r w:rsidR="000D7304" w:rsidRPr="0023465D">
        <w:rPr>
          <w:rFonts w:ascii="Times New Roman" w:eastAsia="Times New Roman" w:hAnsi="Times New Roman" w:cs="Times New Roman"/>
          <w:sz w:val="24"/>
          <w:szCs w:val="24"/>
        </w:rPr>
        <w:t xml:space="preserve"> Digital Signature Verification Process in Bitcoin</w:t>
      </w:r>
    </w:p>
    <w:p w14:paraId="7365A31A" w14:textId="77777777" w:rsidR="000D7304" w:rsidRPr="0023465D" w:rsidRDefault="00A61DD6" w:rsidP="0023465D">
      <w:pPr>
        <w:pStyle w:val="Heading2"/>
        <w:spacing w:line="480" w:lineRule="auto"/>
        <w:rPr>
          <w:rFonts w:ascii="Times New Roman" w:eastAsia="Times New Roman" w:hAnsi="Times New Roman" w:cs="Times New Roman"/>
          <w:b/>
          <w:bCs/>
          <w:sz w:val="24"/>
          <w:szCs w:val="24"/>
        </w:rPr>
      </w:pPr>
      <w:bookmarkStart w:id="45" w:name="_Toc468477616"/>
      <w:r w:rsidRPr="0023465D">
        <w:rPr>
          <w:rFonts w:ascii="Times New Roman" w:eastAsia="Times New Roman" w:hAnsi="Times New Roman" w:cs="Times New Roman"/>
          <w:b/>
          <w:bCs/>
          <w:color w:val="auto"/>
          <w:sz w:val="24"/>
          <w:szCs w:val="24"/>
        </w:rPr>
        <w:t xml:space="preserve">2.3 </w:t>
      </w:r>
      <w:r w:rsidR="000D7304" w:rsidRPr="0023465D">
        <w:rPr>
          <w:rFonts w:ascii="Times New Roman" w:eastAsia="Times New Roman" w:hAnsi="Times New Roman" w:cs="Times New Roman"/>
          <w:b/>
          <w:bCs/>
          <w:color w:val="auto"/>
          <w:sz w:val="24"/>
          <w:szCs w:val="24"/>
        </w:rPr>
        <w:t>Security, Transparency, and Tamper-Proof Data Storage:</w:t>
      </w:r>
      <w:bookmarkEnd w:id="45"/>
      <w:r w:rsidR="000D7304" w:rsidRPr="0023465D">
        <w:rPr>
          <w:rFonts w:ascii="Times New Roman" w:eastAsia="Times New Roman" w:hAnsi="Times New Roman" w:cs="Times New Roman"/>
          <w:b/>
          <w:bCs/>
          <w:sz w:val="24"/>
          <w:szCs w:val="24"/>
        </w:rPr>
        <w:t xml:space="preserve"> </w:t>
      </w:r>
    </w:p>
    <w:p w14:paraId="1D2F1AC7" w14:textId="7C2619E8" w:rsidR="000D7304" w:rsidRPr="0023465D" w:rsidRDefault="000D7304"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In the Bitcoin network, there exists a record of every bitcoin that has ever been produced/mined. Mining is the only process through which new bitcoins are generated so when every node in the network main</w:t>
      </w:r>
      <w:r w:rsidR="00E86D52">
        <w:rPr>
          <w:rFonts w:ascii="Times New Roman" w:eastAsia="Times New Roman" w:hAnsi="Times New Roman" w:cs="Times New Roman"/>
          <w:sz w:val="24"/>
          <w:szCs w:val="24"/>
        </w:rPr>
        <w:t>tains a copy of the ledger, it is</w:t>
      </w:r>
      <w:r w:rsidRPr="0023465D">
        <w:rPr>
          <w:rFonts w:ascii="Times New Roman" w:eastAsia="Times New Roman" w:hAnsi="Times New Roman" w:cs="Times New Roman"/>
          <w:sz w:val="24"/>
          <w:szCs w:val="24"/>
        </w:rPr>
        <w:t xml:space="preserve"> easy to keep track of all the bitcoins. At any point in time, there’ll be many transactions that are being broadcasted into the network and every node gets a copy of these transactions. As depicted below, all these transactions are arranged in the form of a binary </w:t>
      </w:r>
      <w:proofErr w:type="spellStart"/>
      <w:r w:rsidRPr="0023465D">
        <w:rPr>
          <w:rFonts w:ascii="Times New Roman" w:eastAsia="Times New Roman" w:hAnsi="Times New Roman" w:cs="Times New Roman"/>
          <w:sz w:val="24"/>
          <w:szCs w:val="24"/>
        </w:rPr>
        <w:t>Merkle</w:t>
      </w:r>
      <w:proofErr w:type="spellEnd"/>
      <w:r w:rsidRPr="0023465D">
        <w:rPr>
          <w:rFonts w:ascii="Times New Roman" w:eastAsia="Times New Roman" w:hAnsi="Times New Roman" w:cs="Times New Roman"/>
          <w:sz w:val="24"/>
          <w:szCs w:val="24"/>
        </w:rPr>
        <w:t xml:space="preserve"> tree where the </w:t>
      </w:r>
      <w:proofErr w:type="spellStart"/>
      <w:r w:rsidRPr="0023465D">
        <w:rPr>
          <w:rFonts w:ascii="Times New Roman" w:eastAsia="Times New Roman" w:hAnsi="Times New Roman" w:cs="Times New Roman"/>
          <w:sz w:val="24"/>
          <w:szCs w:val="24"/>
        </w:rPr>
        <w:t>Merkle</w:t>
      </w:r>
      <w:proofErr w:type="spellEnd"/>
      <w:r w:rsidRPr="0023465D">
        <w:rPr>
          <w:rFonts w:ascii="Times New Roman" w:eastAsia="Times New Roman" w:hAnsi="Times New Roman" w:cs="Times New Roman"/>
          <w:sz w:val="24"/>
          <w:szCs w:val="24"/>
        </w:rPr>
        <w:t xml:space="preserve"> root is the transaction root. </w:t>
      </w:r>
    </w:p>
    <w:p w14:paraId="3323015C" w14:textId="77777777" w:rsidR="000D7304" w:rsidRPr="00705EB8" w:rsidRDefault="000D7304" w:rsidP="00F7207A">
      <w:pPr>
        <w:spacing w:after="12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lastRenderedPageBreak/>
        <w:drawing>
          <wp:inline distT="0" distB="0" distL="0" distR="0" wp14:anchorId="2AC312E7" wp14:editId="18B903DC">
            <wp:extent cx="2861138" cy="2080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2177" cy="2102828"/>
                    </a:xfrm>
                    <a:prstGeom prst="rect">
                      <a:avLst/>
                    </a:prstGeom>
                    <a:noFill/>
                    <a:ln>
                      <a:noFill/>
                    </a:ln>
                  </pic:spPr>
                </pic:pic>
              </a:graphicData>
            </a:graphic>
          </wp:inline>
        </w:drawing>
      </w:r>
    </w:p>
    <w:p w14:paraId="60F801AF" w14:textId="77777777" w:rsidR="000D7304" w:rsidRPr="0023465D" w:rsidRDefault="000D7304" w:rsidP="0023465D">
      <w:pPr>
        <w:spacing w:after="120" w:line="48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w:t>
      </w:r>
      <w:r w:rsidR="000E31B8" w:rsidRPr="0023465D">
        <w:rPr>
          <w:rFonts w:ascii="Times New Roman" w:eastAsia="Times New Roman" w:hAnsi="Times New Roman" w:cs="Times New Roman"/>
          <w:sz w:val="24"/>
          <w:szCs w:val="24"/>
        </w:rPr>
        <w:t>igure 2.4</w:t>
      </w:r>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Merkle</w:t>
      </w:r>
      <w:proofErr w:type="spellEnd"/>
      <w:r w:rsidRPr="0023465D">
        <w:rPr>
          <w:rFonts w:ascii="Times New Roman" w:eastAsia="Times New Roman" w:hAnsi="Times New Roman" w:cs="Times New Roman"/>
          <w:sz w:val="24"/>
          <w:szCs w:val="24"/>
        </w:rPr>
        <w:t xml:space="preserve"> Tree</w:t>
      </w:r>
    </w:p>
    <w:p w14:paraId="2565798E" w14:textId="77777777" w:rsidR="000D7304" w:rsidRPr="0023465D" w:rsidRDefault="000D7304"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Arranging the transactions in such a fashion provides a secure way of verifying any transaction as needed without having to download the complete blockchain. The integrity of a transaction can be verified through the block header, transaction, and the branch of the </w:t>
      </w:r>
      <w:proofErr w:type="spellStart"/>
      <w:r w:rsidRPr="0023465D">
        <w:rPr>
          <w:rFonts w:ascii="Times New Roman" w:eastAsia="Times New Roman" w:hAnsi="Times New Roman" w:cs="Times New Roman"/>
          <w:sz w:val="24"/>
          <w:szCs w:val="24"/>
        </w:rPr>
        <w:t>Merkle</w:t>
      </w:r>
      <w:proofErr w:type="spellEnd"/>
      <w:r w:rsidRPr="0023465D">
        <w:rPr>
          <w:rFonts w:ascii="Times New Roman" w:eastAsia="Times New Roman" w:hAnsi="Times New Roman" w:cs="Times New Roman"/>
          <w:sz w:val="24"/>
          <w:szCs w:val="24"/>
        </w:rPr>
        <w:t xml:space="preserve"> tree in which the transaction is present. So, after checking for identity and double spending, the valid transactions are arranged like this and placed into a block. A block can be divided into two parts: header and data. The data part contains all the transactions and the header part contains the transaction root, the hash of the previous block, timestamp, and a nonce value. </w:t>
      </w:r>
    </w:p>
    <w:p w14:paraId="40F51467" w14:textId="77777777" w:rsidR="000D7304" w:rsidRPr="00705EB8" w:rsidRDefault="000D7304" w:rsidP="00E27688">
      <w:pPr>
        <w:spacing w:after="0" w:line="360" w:lineRule="auto"/>
        <w:ind w:firstLine="720"/>
        <w:jc w:val="center"/>
        <w:rPr>
          <w:rFonts w:ascii="Times New Roman" w:hAnsi="Times New Roman" w:cs="Times New Roman"/>
          <w:sz w:val="24"/>
          <w:szCs w:val="24"/>
        </w:rPr>
      </w:pPr>
      <w:r w:rsidRPr="00705EB8">
        <w:rPr>
          <w:rFonts w:ascii="Times New Roman" w:hAnsi="Times New Roman" w:cs="Times New Roman"/>
          <w:noProof/>
          <w:sz w:val="24"/>
          <w:szCs w:val="24"/>
        </w:rPr>
        <w:drawing>
          <wp:inline distT="0" distB="0" distL="0" distR="0" wp14:anchorId="0CD5C908" wp14:editId="008DF949">
            <wp:extent cx="2034540" cy="12039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4540" cy="1203960"/>
                    </a:xfrm>
                    <a:prstGeom prst="rect">
                      <a:avLst/>
                    </a:prstGeom>
                    <a:noFill/>
                    <a:ln>
                      <a:noFill/>
                    </a:ln>
                  </pic:spPr>
                </pic:pic>
              </a:graphicData>
            </a:graphic>
          </wp:inline>
        </w:drawing>
      </w:r>
    </w:p>
    <w:p w14:paraId="151C88C4" w14:textId="77777777" w:rsidR="000D7304" w:rsidRPr="0023465D" w:rsidRDefault="000E31B8" w:rsidP="0023465D">
      <w:pPr>
        <w:spacing w:after="120" w:line="360" w:lineRule="auto"/>
        <w:ind w:firstLine="72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Figure 2.5 </w:t>
      </w:r>
      <w:r w:rsidR="000D7304" w:rsidRPr="0023465D">
        <w:rPr>
          <w:rFonts w:ascii="Times New Roman" w:eastAsia="Times New Roman" w:hAnsi="Times New Roman" w:cs="Times New Roman"/>
          <w:sz w:val="24"/>
          <w:szCs w:val="24"/>
        </w:rPr>
        <w:t>Block</w:t>
      </w:r>
      <w:r w:rsidR="00013A88" w:rsidRPr="0023465D">
        <w:rPr>
          <w:rFonts w:ascii="Times New Roman" w:eastAsia="Times New Roman" w:hAnsi="Times New Roman" w:cs="Times New Roman"/>
          <w:sz w:val="24"/>
          <w:szCs w:val="24"/>
        </w:rPr>
        <w:t xml:space="preserve"> Header</w:t>
      </w:r>
    </w:p>
    <w:p w14:paraId="02B77669" w14:textId="5ED8D03B" w:rsidR="000D7304" w:rsidRPr="0023465D" w:rsidRDefault="000D7304"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The previous hash (hash of the previous block) is present to ensure a link between the blocks. Each block can be uniquely identified by its block hash which is generated from the four parameters in the block header (see diagram). Now, since this is a peer-to-peer network, every peer may not receive the transactions in the same order. So, based on their arrangement of transactions, the block </w:t>
      </w:r>
      <w:r w:rsidRPr="0023465D">
        <w:rPr>
          <w:rFonts w:ascii="Times New Roman" w:eastAsia="Times New Roman" w:hAnsi="Times New Roman" w:cs="Times New Roman"/>
          <w:sz w:val="24"/>
          <w:szCs w:val="24"/>
        </w:rPr>
        <w:lastRenderedPageBreak/>
        <w:t>hash might be different. Only one of all these blocks can be added to the blockchain because only a single record of a transaction can ever exist. Also, every peer cannot have their own version of a block as it puts the whole system at stake. So, there should be a way for all the peers to agree upon a single block as valid so that only that block gets added to the blockchain. To achieve this consensus, the bitcoin has a rule that the block hash should have a certain no. of leading zeros. So, all the nodes have three inputs with them – previous hash (</w:t>
      </w:r>
      <w:proofErr w:type="spellStart"/>
      <w:r w:rsidRPr="0023465D">
        <w:rPr>
          <w:rFonts w:ascii="Times New Roman" w:eastAsia="Times New Roman" w:hAnsi="Times New Roman" w:cs="Times New Roman"/>
          <w:sz w:val="24"/>
          <w:szCs w:val="24"/>
        </w:rPr>
        <w:t>Prev_Hash</w:t>
      </w:r>
      <w:proofErr w:type="spellEnd"/>
      <w:r w:rsidRPr="0023465D">
        <w:rPr>
          <w:rFonts w:ascii="Times New Roman" w:eastAsia="Times New Roman" w:hAnsi="Times New Roman" w:cs="Times New Roman"/>
          <w:sz w:val="24"/>
          <w:szCs w:val="24"/>
        </w:rPr>
        <w:t>), timestamp, and transaction root (</w:t>
      </w:r>
      <w:proofErr w:type="spellStart"/>
      <w:r w:rsidRPr="0023465D">
        <w:rPr>
          <w:rFonts w:ascii="Times New Roman" w:eastAsia="Times New Roman" w:hAnsi="Times New Roman" w:cs="Times New Roman"/>
          <w:sz w:val="24"/>
          <w:szCs w:val="24"/>
        </w:rPr>
        <w:t>Tx_Root</w:t>
      </w:r>
      <w:proofErr w:type="spellEnd"/>
      <w:r w:rsidRPr="0023465D">
        <w:rPr>
          <w:rFonts w:ascii="Times New Roman" w:eastAsia="Times New Roman" w:hAnsi="Times New Roman" w:cs="Times New Roman"/>
          <w:sz w:val="24"/>
          <w:szCs w:val="24"/>
        </w:rPr>
        <w:t>). They also know that the output should be in a certain format. Now, they keep adding a random nonce value to the inputs until they arrive at a target hash. Due to the na</w:t>
      </w:r>
      <w:r w:rsidR="00E86D52">
        <w:rPr>
          <w:rFonts w:ascii="Times New Roman" w:eastAsia="Times New Roman" w:hAnsi="Times New Roman" w:cs="Times New Roman"/>
          <w:sz w:val="24"/>
          <w:szCs w:val="24"/>
        </w:rPr>
        <w:t xml:space="preserve">ture of the hash function, it is </w:t>
      </w:r>
      <w:r w:rsidRPr="0023465D">
        <w:rPr>
          <w:rFonts w:ascii="Times New Roman" w:eastAsia="Times New Roman" w:hAnsi="Times New Roman" w:cs="Times New Roman"/>
          <w:sz w:val="24"/>
          <w:szCs w:val="24"/>
        </w:rPr>
        <w:t>impossible to guess this nonce value. The only process to find this out is through trial and error method. The difficulty is exponentially proportional to the no. of leading zeros in the block hash. This nonce value is very difficult to find and often requires performing billions of hashes. This process is not energy efficient and requires special hardware with huge computational capacity. Once this nonce value is found out, the node broadcasts the enti</w:t>
      </w:r>
      <w:r w:rsidR="00E86D52">
        <w:rPr>
          <w:rFonts w:ascii="Times New Roman" w:eastAsia="Times New Roman" w:hAnsi="Times New Roman" w:cs="Times New Roman"/>
          <w:sz w:val="24"/>
          <w:szCs w:val="24"/>
        </w:rPr>
        <w:t>re block to the network and it is</w:t>
      </w:r>
      <w:r w:rsidRPr="0023465D">
        <w:rPr>
          <w:rFonts w:ascii="Times New Roman" w:eastAsia="Times New Roman" w:hAnsi="Times New Roman" w:cs="Times New Roman"/>
          <w:sz w:val="24"/>
          <w:szCs w:val="24"/>
        </w:rPr>
        <w:t xml:space="preserve"> very easy for other nodes to verify if this is the correct nonce. This nonce value proves that a node has done a significant amount of work before generating a block and hence the name Proof-of-Work. </w:t>
      </w:r>
    </w:p>
    <w:p w14:paraId="53465E41" w14:textId="77777777" w:rsidR="000D7304" w:rsidRPr="00705EB8" w:rsidRDefault="000D7304" w:rsidP="0043035E">
      <w:pPr>
        <w:spacing w:after="12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drawing>
          <wp:inline distT="0" distB="0" distL="0" distR="0" wp14:anchorId="61A11848" wp14:editId="7C2D7189">
            <wp:extent cx="3550920" cy="15889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5258" cy="1590903"/>
                    </a:xfrm>
                    <a:prstGeom prst="rect">
                      <a:avLst/>
                    </a:prstGeom>
                    <a:noFill/>
                    <a:ln>
                      <a:noFill/>
                    </a:ln>
                  </pic:spPr>
                </pic:pic>
              </a:graphicData>
            </a:graphic>
          </wp:inline>
        </w:drawing>
      </w:r>
    </w:p>
    <w:p w14:paraId="4D9AC1BA" w14:textId="77777777" w:rsidR="000D7304" w:rsidRPr="0023465D" w:rsidRDefault="000E31B8" w:rsidP="0023465D">
      <w:pPr>
        <w:spacing w:after="120" w:line="36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2.6</w:t>
      </w:r>
      <w:r w:rsidR="000D7304" w:rsidRPr="0023465D">
        <w:rPr>
          <w:rFonts w:ascii="Times New Roman" w:eastAsia="Times New Roman" w:hAnsi="Times New Roman" w:cs="Times New Roman"/>
          <w:sz w:val="24"/>
          <w:szCs w:val="24"/>
        </w:rPr>
        <w:t xml:space="preserve"> Constituents of a Block Hash</w:t>
      </w:r>
    </w:p>
    <w:p w14:paraId="4506CC72" w14:textId="77777777" w:rsidR="000D7304" w:rsidRPr="0023465D" w:rsidRDefault="000D7304"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After verification, this block is added to the blockchain and all the nodes start working on the next set of transactions. </w:t>
      </w:r>
    </w:p>
    <w:p w14:paraId="30DDFD05" w14:textId="77777777" w:rsidR="000D7304" w:rsidRPr="00705EB8" w:rsidRDefault="000D7304" w:rsidP="00711EEC">
      <w:pPr>
        <w:spacing w:after="12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lastRenderedPageBreak/>
        <w:drawing>
          <wp:inline distT="0" distB="0" distL="0" distR="0" wp14:anchorId="76698DA0" wp14:editId="4A6B32E1">
            <wp:extent cx="5935980" cy="2308860"/>
            <wp:effectExtent l="0" t="0" r="7620" b="0"/>
            <wp:docPr id="8" name="Picture 8" descr="http://i.stack.imgur.com/HrK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stack.imgur.com/HrKX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308860"/>
                    </a:xfrm>
                    <a:prstGeom prst="rect">
                      <a:avLst/>
                    </a:prstGeom>
                    <a:noFill/>
                    <a:ln>
                      <a:noFill/>
                    </a:ln>
                  </pic:spPr>
                </pic:pic>
              </a:graphicData>
            </a:graphic>
          </wp:inline>
        </w:drawing>
      </w:r>
    </w:p>
    <w:p w14:paraId="4F4066DB" w14:textId="77777777" w:rsidR="000D7304" w:rsidRPr="0023465D" w:rsidRDefault="000E31B8" w:rsidP="0023465D">
      <w:pPr>
        <w:spacing w:after="120" w:line="48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2.7</w:t>
      </w:r>
      <w:r w:rsidR="000D7304" w:rsidRPr="0023465D">
        <w:rPr>
          <w:rFonts w:ascii="Times New Roman" w:eastAsia="Times New Roman" w:hAnsi="Times New Roman" w:cs="Times New Roman"/>
          <w:sz w:val="24"/>
          <w:szCs w:val="24"/>
        </w:rPr>
        <w:t xml:space="preserve"> Proof of Work</w:t>
      </w:r>
    </w:p>
    <w:p w14:paraId="74B6C8AE" w14:textId="64128BB6" w:rsidR="000D7304" w:rsidRPr="006733AB" w:rsidRDefault="000D7304" w:rsidP="006733AB">
      <w:pPr>
        <w:spacing w:after="240" w:line="480" w:lineRule="auto"/>
        <w:ind w:firstLine="720"/>
        <w:jc w:val="both"/>
        <w:rPr>
          <w:rFonts w:ascii="Times New Roman" w:eastAsia="Times New Roman" w:hAnsi="Times New Roman" w:cs="Times New Roman"/>
          <w:sz w:val="24"/>
          <w:szCs w:val="24"/>
        </w:rPr>
      </w:pPr>
      <w:r w:rsidRPr="006733AB">
        <w:rPr>
          <w:rFonts w:ascii="Times New Roman" w:eastAsia="Times New Roman" w:hAnsi="Times New Roman" w:cs="Times New Roman"/>
          <w:sz w:val="24"/>
          <w:szCs w:val="24"/>
        </w:rPr>
        <w:t xml:space="preserve">This Proof-of-Work mechanism is what makes the blockchain immutable. Imagine a scenario where a hacker wants to delete a transaction (Tx1) from Block 11 as shown in the above diagram. Here, all the other nodes are working on generating Block 13. So, if the hacker wishes to delete Tx1, the </w:t>
      </w:r>
      <w:proofErr w:type="spellStart"/>
      <w:r w:rsidRPr="006733AB">
        <w:rPr>
          <w:rFonts w:ascii="Times New Roman" w:eastAsia="Times New Roman" w:hAnsi="Times New Roman" w:cs="Times New Roman"/>
          <w:sz w:val="24"/>
          <w:szCs w:val="24"/>
        </w:rPr>
        <w:t>Tx_Root</w:t>
      </w:r>
      <w:proofErr w:type="spellEnd"/>
      <w:r w:rsidRPr="006733AB">
        <w:rPr>
          <w:rFonts w:ascii="Times New Roman" w:eastAsia="Times New Roman" w:hAnsi="Times New Roman" w:cs="Times New Roman"/>
          <w:sz w:val="24"/>
          <w:szCs w:val="24"/>
        </w:rPr>
        <w:t xml:space="preserve"> of Block 11 changes and the previous nonce value is no more valid. The hacker needs to perform those billions of calculations again and find out a new nonce value. Since the hash of Block 11 (</w:t>
      </w:r>
      <w:proofErr w:type="spellStart"/>
      <w:r w:rsidRPr="006733AB">
        <w:rPr>
          <w:rFonts w:ascii="Times New Roman" w:eastAsia="Times New Roman" w:hAnsi="Times New Roman" w:cs="Times New Roman"/>
          <w:sz w:val="24"/>
          <w:szCs w:val="24"/>
        </w:rPr>
        <w:t>Prev_Hash</w:t>
      </w:r>
      <w:proofErr w:type="spellEnd"/>
      <w:r w:rsidRPr="006733AB">
        <w:rPr>
          <w:rFonts w:ascii="Times New Roman" w:eastAsia="Times New Roman" w:hAnsi="Times New Roman" w:cs="Times New Roman"/>
          <w:sz w:val="24"/>
          <w:szCs w:val="24"/>
        </w:rPr>
        <w:t>) is also used while calculating the hash of Block 12, the whole process should be repeated again to find a new nonce value for Block 12. It doesn’t stop here as the hacker should also create Block 13 before any other node does because all the nodes always follow the longest chain as this is the chain in which the majority of the CPU power is invested. In short, a single node should modify 2 blocks and create a new block while all the other nodes are trying to generate</w:t>
      </w:r>
      <w:r w:rsidR="00E86D52">
        <w:rPr>
          <w:rFonts w:ascii="Times New Roman" w:eastAsia="Times New Roman" w:hAnsi="Times New Roman" w:cs="Times New Roman"/>
          <w:sz w:val="24"/>
          <w:szCs w:val="24"/>
        </w:rPr>
        <w:t xml:space="preserve"> that new block only. Thus, it is</w:t>
      </w:r>
      <w:r w:rsidRPr="006733AB">
        <w:rPr>
          <w:rFonts w:ascii="Times New Roman" w:eastAsia="Times New Roman" w:hAnsi="Times New Roman" w:cs="Times New Roman"/>
          <w:sz w:val="24"/>
          <w:szCs w:val="24"/>
        </w:rPr>
        <w:t xml:space="preserve"> impossible for a hacker to modify the data present on the blockchain. This whole Proof-of-Work and block generation mechanism keeps the blockchain secure, transparent, and immutable. </w:t>
      </w:r>
    </w:p>
    <w:p w14:paraId="233DB559" w14:textId="77777777" w:rsidR="000D7304" w:rsidRPr="006733AB" w:rsidRDefault="00A61DD6" w:rsidP="006733AB">
      <w:pPr>
        <w:pStyle w:val="Heading2"/>
        <w:spacing w:line="480" w:lineRule="auto"/>
        <w:rPr>
          <w:rFonts w:ascii="Times New Roman" w:eastAsia="Times New Roman" w:hAnsi="Times New Roman" w:cs="Times New Roman"/>
          <w:b/>
          <w:bCs/>
          <w:color w:val="auto"/>
          <w:sz w:val="24"/>
          <w:szCs w:val="24"/>
        </w:rPr>
      </w:pPr>
      <w:bookmarkStart w:id="46" w:name="_Toc468477617"/>
      <w:r w:rsidRPr="006733AB">
        <w:rPr>
          <w:rFonts w:ascii="Times New Roman" w:eastAsia="Times New Roman" w:hAnsi="Times New Roman" w:cs="Times New Roman"/>
          <w:b/>
          <w:bCs/>
          <w:color w:val="auto"/>
          <w:sz w:val="24"/>
          <w:szCs w:val="24"/>
        </w:rPr>
        <w:lastRenderedPageBreak/>
        <w:t xml:space="preserve">2.4 </w:t>
      </w:r>
      <w:r w:rsidR="000D7304" w:rsidRPr="006733AB">
        <w:rPr>
          <w:rFonts w:ascii="Times New Roman" w:eastAsia="Times New Roman" w:hAnsi="Times New Roman" w:cs="Times New Roman"/>
          <w:b/>
          <w:bCs/>
          <w:color w:val="auto"/>
          <w:sz w:val="24"/>
          <w:szCs w:val="24"/>
        </w:rPr>
        <w:t>Limitations of Bitcoin Blockchain:</w:t>
      </w:r>
      <w:bookmarkEnd w:id="46"/>
    </w:p>
    <w:p w14:paraId="1162CDCF" w14:textId="77777777" w:rsidR="000D7304" w:rsidRPr="006733AB" w:rsidRDefault="000D7304" w:rsidP="006733AB">
      <w:pPr>
        <w:spacing w:after="12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szCs w:val="24"/>
        </w:rPr>
        <w:tab/>
      </w:r>
      <w:r w:rsidRPr="006733AB">
        <w:rPr>
          <w:rFonts w:ascii="Times New Roman" w:eastAsia="Times New Roman" w:hAnsi="Times New Roman" w:cs="Times New Roman"/>
          <w:sz w:val="24"/>
          <w:szCs w:val="24"/>
        </w:rPr>
        <w:t>To unleash the true potential of the blockchain, the technologies and protocols used in the Bitcoin blockchain had to be tweaked. Following are some of the limitations which might hinder the application of blockchain to a wider range of industries:</w:t>
      </w:r>
    </w:p>
    <w:p w14:paraId="167E33B3" w14:textId="69612293" w:rsidR="000D7304" w:rsidRPr="006733AB" w:rsidRDefault="000D7304" w:rsidP="006733AB">
      <w:pPr>
        <w:spacing w:after="120" w:line="480" w:lineRule="auto"/>
        <w:jc w:val="both"/>
        <w:rPr>
          <w:rFonts w:ascii="Times New Roman" w:eastAsia="Times New Roman" w:hAnsi="Times New Roman" w:cs="Times New Roman"/>
          <w:b/>
          <w:bCs/>
          <w:sz w:val="24"/>
          <w:szCs w:val="24"/>
        </w:rPr>
      </w:pPr>
      <w:r w:rsidRPr="006733AB">
        <w:rPr>
          <w:rFonts w:ascii="Times New Roman" w:eastAsia="Times New Roman" w:hAnsi="Times New Roman" w:cs="Times New Roman"/>
          <w:b/>
          <w:bCs/>
          <w:sz w:val="24"/>
          <w:szCs w:val="24"/>
        </w:rPr>
        <w:t xml:space="preserve">Block mining time: </w:t>
      </w:r>
      <w:r w:rsidRPr="006733AB">
        <w:rPr>
          <w:rFonts w:ascii="Times New Roman" w:eastAsia="Times New Roman" w:hAnsi="Times New Roman" w:cs="Times New Roman"/>
          <w:sz w:val="24"/>
          <w:szCs w:val="24"/>
        </w:rPr>
        <w:t xml:space="preserve">In Bitcoin, the time required to mine each block is approximately 10 minutes. Bitcoin maintains this by setting a hash difficulty for each block. While this may be acceptable </w:t>
      </w:r>
      <w:r w:rsidR="00E86D52">
        <w:rPr>
          <w:rFonts w:ascii="Times New Roman" w:eastAsia="Times New Roman" w:hAnsi="Times New Roman" w:cs="Times New Roman"/>
          <w:sz w:val="24"/>
          <w:szCs w:val="24"/>
        </w:rPr>
        <w:t>for financial transactions, it is</w:t>
      </w:r>
      <w:r w:rsidRPr="006733AB">
        <w:rPr>
          <w:rFonts w:ascii="Times New Roman" w:eastAsia="Times New Roman" w:hAnsi="Times New Roman" w:cs="Times New Roman"/>
          <w:sz w:val="24"/>
          <w:szCs w:val="24"/>
        </w:rPr>
        <w:t xml:space="preserve"> a major drawback for digital interactions between IoT devices. There might be a need to perform an immediate action, within seconds, resulting from a transaction of information between two devices. So, there is a need to decrease the block interval by mani</w:t>
      </w:r>
      <w:r w:rsidR="00480357" w:rsidRPr="006733AB">
        <w:rPr>
          <w:rFonts w:ascii="Times New Roman" w:eastAsia="Times New Roman" w:hAnsi="Times New Roman" w:cs="Times New Roman"/>
          <w:sz w:val="24"/>
          <w:szCs w:val="24"/>
        </w:rPr>
        <w:t>pulating the hash difficulty. [10</w:t>
      </w:r>
      <w:r w:rsidRPr="006733AB">
        <w:rPr>
          <w:rFonts w:ascii="Times New Roman" w:eastAsia="Times New Roman" w:hAnsi="Times New Roman" w:cs="Times New Roman"/>
          <w:sz w:val="24"/>
          <w:szCs w:val="24"/>
        </w:rPr>
        <w:t>]</w:t>
      </w:r>
    </w:p>
    <w:p w14:paraId="02922808" w14:textId="77939387" w:rsidR="000D7304" w:rsidRPr="006733AB" w:rsidRDefault="000D7304" w:rsidP="006733AB">
      <w:pPr>
        <w:spacing w:after="120" w:line="480" w:lineRule="auto"/>
        <w:jc w:val="both"/>
        <w:rPr>
          <w:rFonts w:ascii="Times New Roman" w:eastAsia="Times New Roman" w:hAnsi="Times New Roman" w:cs="Times New Roman"/>
          <w:sz w:val="24"/>
          <w:szCs w:val="24"/>
        </w:rPr>
      </w:pPr>
      <w:r w:rsidRPr="006733AB">
        <w:rPr>
          <w:rFonts w:ascii="Times New Roman" w:eastAsia="Times New Roman" w:hAnsi="Times New Roman" w:cs="Times New Roman"/>
          <w:b/>
          <w:bCs/>
          <w:sz w:val="24"/>
          <w:szCs w:val="24"/>
        </w:rPr>
        <w:t xml:space="preserve">The Size of the distributed Ledger: </w:t>
      </w:r>
      <w:r w:rsidRPr="006733AB">
        <w:rPr>
          <w:rFonts w:ascii="Times New Roman" w:eastAsia="Times New Roman" w:hAnsi="Times New Roman" w:cs="Times New Roman"/>
          <w:sz w:val="24"/>
          <w:szCs w:val="24"/>
        </w:rPr>
        <w:t>Since every record, right from the genesis block, is stored in the distributed ledger, it occupies a lot of space. The current size</w:t>
      </w:r>
      <w:r w:rsidR="000A7AAB" w:rsidRPr="006733AB">
        <w:rPr>
          <w:rFonts w:ascii="Times New Roman" w:eastAsia="Times New Roman" w:hAnsi="Times New Roman" w:cs="Times New Roman"/>
          <w:sz w:val="24"/>
          <w:szCs w:val="24"/>
        </w:rPr>
        <w:t xml:space="preserve"> of this distributed ledger is </w:t>
      </w:r>
      <w:r w:rsidR="009B6A6A" w:rsidRPr="006733AB">
        <w:rPr>
          <w:rFonts w:ascii="Times New Roman" w:eastAsia="Times New Roman" w:hAnsi="Times New Roman" w:cs="Times New Roman"/>
          <w:sz w:val="24"/>
          <w:szCs w:val="24"/>
        </w:rPr>
        <w:t xml:space="preserve">approximately </w:t>
      </w:r>
      <w:r w:rsidR="000A7AAB" w:rsidRPr="006733AB">
        <w:rPr>
          <w:rFonts w:ascii="Times New Roman" w:eastAsia="Times New Roman" w:hAnsi="Times New Roman" w:cs="Times New Roman"/>
          <w:sz w:val="24"/>
          <w:szCs w:val="24"/>
        </w:rPr>
        <w:t>9</w:t>
      </w:r>
      <w:r w:rsidR="00480357" w:rsidRPr="006733AB">
        <w:rPr>
          <w:rFonts w:ascii="Times New Roman" w:eastAsia="Times New Roman" w:hAnsi="Times New Roman" w:cs="Times New Roman"/>
          <w:sz w:val="24"/>
          <w:szCs w:val="24"/>
        </w:rPr>
        <w:t>0GB [11</w:t>
      </w:r>
      <w:r w:rsidRPr="006733AB">
        <w:rPr>
          <w:rFonts w:ascii="Times New Roman" w:eastAsia="Times New Roman" w:hAnsi="Times New Roman" w:cs="Times New Roman"/>
          <w:sz w:val="24"/>
          <w:szCs w:val="24"/>
        </w:rPr>
        <w:t>]</w:t>
      </w:r>
      <w:r w:rsidR="00480357" w:rsidRPr="006733AB">
        <w:rPr>
          <w:rFonts w:ascii="Times New Roman" w:eastAsia="Times New Roman" w:hAnsi="Times New Roman" w:cs="Times New Roman"/>
          <w:sz w:val="24"/>
          <w:szCs w:val="24"/>
        </w:rPr>
        <w:t>.</w:t>
      </w:r>
      <w:r w:rsidR="00E86D52">
        <w:rPr>
          <w:rFonts w:ascii="Times New Roman" w:eastAsia="Times New Roman" w:hAnsi="Times New Roman" w:cs="Times New Roman"/>
          <w:sz w:val="24"/>
          <w:szCs w:val="24"/>
        </w:rPr>
        <w:t xml:space="preserve"> It is</w:t>
      </w:r>
      <w:r w:rsidRPr="006733AB">
        <w:rPr>
          <w:rFonts w:ascii="Times New Roman" w:eastAsia="Times New Roman" w:hAnsi="Times New Roman" w:cs="Times New Roman"/>
          <w:sz w:val="24"/>
          <w:szCs w:val="24"/>
        </w:rPr>
        <w:t xml:space="preserve"> impossible for all the IoT devices to have such storage capacity. Pruning is already being implemented and this can drast</w:t>
      </w:r>
      <w:r w:rsidR="00480357" w:rsidRPr="006733AB">
        <w:rPr>
          <w:rFonts w:ascii="Times New Roman" w:eastAsia="Times New Roman" w:hAnsi="Times New Roman" w:cs="Times New Roman"/>
          <w:sz w:val="24"/>
          <w:szCs w:val="24"/>
        </w:rPr>
        <w:t>ically reduce the disk usage. [12</w:t>
      </w:r>
      <w:r w:rsidRPr="006733AB">
        <w:rPr>
          <w:rFonts w:ascii="Times New Roman" w:eastAsia="Times New Roman" w:hAnsi="Times New Roman" w:cs="Times New Roman"/>
          <w:sz w:val="24"/>
          <w:szCs w:val="24"/>
        </w:rPr>
        <w:t>]</w:t>
      </w:r>
    </w:p>
    <w:p w14:paraId="3C1671C1" w14:textId="77777777" w:rsidR="000D7304" w:rsidRPr="006733AB" w:rsidRDefault="000D7304" w:rsidP="006733AB">
      <w:pPr>
        <w:spacing w:after="240" w:line="480" w:lineRule="auto"/>
        <w:jc w:val="both"/>
        <w:rPr>
          <w:rFonts w:ascii="Times New Roman" w:eastAsia="Times New Roman" w:hAnsi="Times New Roman" w:cs="Times New Roman"/>
          <w:sz w:val="24"/>
          <w:szCs w:val="24"/>
        </w:rPr>
      </w:pPr>
      <w:r w:rsidRPr="006733AB">
        <w:rPr>
          <w:rFonts w:ascii="Times New Roman" w:eastAsia="Times New Roman" w:hAnsi="Times New Roman" w:cs="Times New Roman"/>
          <w:b/>
          <w:bCs/>
          <w:sz w:val="24"/>
          <w:szCs w:val="24"/>
        </w:rPr>
        <w:t xml:space="preserve">Block Size Limit: </w:t>
      </w:r>
      <w:r w:rsidRPr="006733AB">
        <w:rPr>
          <w:rFonts w:ascii="Times New Roman" w:eastAsia="Times New Roman" w:hAnsi="Times New Roman" w:cs="Times New Roman"/>
          <w:sz w:val="24"/>
          <w:szCs w:val="24"/>
        </w:rPr>
        <w:t>The block size in Bitcoin is limited to 1MB. All the blocks greater than this size are considered to be invalid and cannot be mined. This block size limits the no. of transactions per second. Currently, there are 3tps (transactions per second) and Bitcoin network supports a maximum of 7tps. There are a lot of debates going on regarding this block size. In an industrial IoT setting, the architecture should support many transactions per second. So, there cannot be any li</w:t>
      </w:r>
      <w:r w:rsidR="00480357" w:rsidRPr="006733AB">
        <w:rPr>
          <w:rFonts w:ascii="Times New Roman" w:eastAsia="Times New Roman" w:hAnsi="Times New Roman" w:cs="Times New Roman"/>
          <w:sz w:val="24"/>
          <w:szCs w:val="24"/>
        </w:rPr>
        <w:t>mitations on the block size. [13</w:t>
      </w:r>
      <w:r w:rsidRPr="006733AB">
        <w:rPr>
          <w:rFonts w:ascii="Times New Roman" w:eastAsia="Times New Roman" w:hAnsi="Times New Roman" w:cs="Times New Roman"/>
          <w:sz w:val="24"/>
          <w:szCs w:val="24"/>
        </w:rPr>
        <w:t xml:space="preserve">] </w:t>
      </w:r>
    </w:p>
    <w:p w14:paraId="4416D175" w14:textId="77777777" w:rsidR="000D7304" w:rsidRPr="006733AB" w:rsidRDefault="00A61DD6" w:rsidP="006733AB">
      <w:pPr>
        <w:pStyle w:val="Heading2"/>
        <w:spacing w:line="480" w:lineRule="auto"/>
        <w:rPr>
          <w:rFonts w:ascii="Times New Roman" w:eastAsia="Times New Roman" w:hAnsi="Times New Roman" w:cs="Times New Roman"/>
          <w:b/>
          <w:bCs/>
          <w:color w:val="auto"/>
          <w:sz w:val="24"/>
          <w:szCs w:val="24"/>
        </w:rPr>
      </w:pPr>
      <w:bookmarkStart w:id="47" w:name="_Toc468477618"/>
      <w:r w:rsidRPr="006733AB">
        <w:rPr>
          <w:rFonts w:ascii="Times New Roman" w:eastAsia="Times New Roman" w:hAnsi="Times New Roman" w:cs="Times New Roman"/>
          <w:b/>
          <w:bCs/>
          <w:color w:val="auto"/>
          <w:sz w:val="24"/>
          <w:szCs w:val="24"/>
        </w:rPr>
        <w:lastRenderedPageBreak/>
        <w:t xml:space="preserve">2.5 </w:t>
      </w:r>
      <w:r w:rsidR="000D7304" w:rsidRPr="006733AB">
        <w:rPr>
          <w:rFonts w:ascii="Times New Roman" w:eastAsia="Times New Roman" w:hAnsi="Times New Roman" w:cs="Times New Roman"/>
          <w:b/>
          <w:bCs/>
          <w:color w:val="auto"/>
          <w:sz w:val="24"/>
          <w:szCs w:val="24"/>
        </w:rPr>
        <w:t>Risks of Adopting Blockchain:</w:t>
      </w:r>
      <w:bookmarkEnd w:id="47"/>
    </w:p>
    <w:p w14:paraId="3A6E45E7" w14:textId="77777777" w:rsidR="000D7304" w:rsidRPr="006733AB" w:rsidRDefault="000D7304" w:rsidP="006733AB">
      <w:pPr>
        <w:spacing w:after="0" w:line="480" w:lineRule="auto"/>
        <w:jc w:val="both"/>
        <w:rPr>
          <w:rFonts w:ascii="Times New Roman" w:eastAsia="Times New Roman" w:hAnsi="Times New Roman" w:cs="Times New Roman"/>
          <w:sz w:val="24"/>
          <w:szCs w:val="24"/>
        </w:rPr>
      </w:pPr>
      <w:r w:rsidRPr="006733AB">
        <w:rPr>
          <w:rFonts w:ascii="Times New Roman" w:eastAsia="Times New Roman" w:hAnsi="Times New Roman" w:cs="Times New Roman"/>
          <w:b/>
          <w:bCs/>
          <w:sz w:val="24"/>
          <w:szCs w:val="24"/>
        </w:rPr>
        <w:t>Technology Change</w:t>
      </w:r>
      <w:r w:rsidRPr="006733AB">
        <w:rPr>
          <w:rFonts w:ascii="Times New Roman" w:eastAsia="Times New Roman" w:hAnsi="Times New Roman" w:cs="Times New Roman"/>
          <w:sz w:val="24"/>
          <w:szCs w:val="24"/>
        </w:rPr>
        <w:t xml:space="preserve">: While blockchain presents an environment of non-tangible trusted third parties to its customers, it is a time </w:t>
      </w:r>
      <w:r w:rsidR="00943C85" w:rsidRPr="006733AB">
        <w:rPr>
          <w:rFonts w:ascii="Times New Roman" w:eastAsia="Times New Roman" w:hAnsi="Times New Roman" w:cs="Times New Roman"/>
          <w:sz w:val="24"/>
          <w:szCs w:val="24"/>
        </w:rPr>
        <w:t>consuming</w:t>
      </w:r>
      <w:r w:rsidRPr="006733AB">
        <w:rPr>
          <w:rFonts w:ascii="Times New Roman" w:eastAsia="Times New Roman" w:hAnsi="Times New Roman" w:cs="Times New Roman"/>
          <w:sz w:val="24"/>
          <w:szCs w:val="24"/>
        </w:rPr>
        <w:t xml:space="preserve"> process for the technology to be unanimously welcomed. Customers must get comfortable with trusting the blockchain for electronic payments and transactions.</w:t>
      </w:r>
    </w:p>
    <w:p w14:paraId="337C84F0" w14:textId="77777777" w:rsidR="000D7304" w:rsidRPr="006733AB" w:rsidRDefault="000D7304" w:rsidP="006733AB">
      <w:pPr>
        <w:spacing w:after="0" w:line="480" w:lineRule="auto"/>
        <w:jc w:val="both"/>
        <w:rPr>
          <w:rFonts w:ascii="Times New Roman" w:eastAsia="Times New Roman" w:hAnsi="Times New Roman" w:cs="Times New Roman"/>
          <w:sz w:val="24"/>
          <w:szCs w:val="24"/>
        </w:rPr>
      </w:pPr>
      <w:r w:rsidRPr="006733AB">
        <w:rPr>
          <w:rFonts w:ascii="Times New Roman" w:eastAsia="Times New Roman" w:hAnsi="Times New Roman" w:cs="Times New Roman"/>
          <w:b/>
          <w:bCs/>
          <w:sz w:val="24"/>
          <w:szCs w:val="24"/>
        </w:rPr>
        <w:t>Bootstrapping</w:t>
      </w:r>
      <w:r w:rsidRPr="006733AB">
        <w:rPr>
          <w:rFonts w:ascii="Times New Roman" w:eastAsia="Times New Roman" w:hAnsi="Times New Roman" w:cs="Times New Roman"/>
          <w:sz w:val="24"/>
          <w:szCs w:val="24"/>
        </w:rPr>
        <w:t>: It would be a time consuming and cost intensive process to migrate existing contracts and business documents or framework to a blockchain methodology. For instance, documents related to liens which are Escrow companies must be converted to equivalent blockchain form which could be a challenging process.</w:t>
      </w:r>
    </w:p>
    <w:p w14:paraId="4B04B2BE" w14:textId="77777777" w:rsidR="000D7304" w:rsidRPr="006733AB" w:rsidRDefault="000D7304" w:rsidP="006733AB">
      <w:pPr>
        <w:spacing w:after="0" w:line="480" w:lineRule="auto"/>
        <w:jc w:val="both"/>
        <w:rPr>
          <w:rFonts w:ascii="Times New Roman" w:eastAsia="Times New Roman" w:hAnsi="Times New Roman" w:cs="Times New Roman"/>
          <w:sz w:val="24"/>
          <w:szCs w:val="24"/>
        </w:rPr>
      </w:pPr>
      <w:r w:rsidRPr="006733AB">
        <w:rPr>
          <w:rFonts w:ascii="Times New Roman" w:eastAsia="Times New Roman" w:hAnsi="Times New Roman" w:cs="Times New Roman"/>
          <w:b/>
          <w:bCs/>
          <w:sz w:val="24"/>
          <w:szCs w:val="24"/>
        </w:rPr>
        <w:t>Government regulations</w:t>
      </w:r>
      <w:r w:rsidRPr="006733AB">
        <w:rPr>
          <w:rFonts w:ascii="Times New Roman" w:eastAsia="Times New Roman" w:hAnsi="Times New Roman" w:cs="Times New Roman"/>
          <w:sz w:val="24"/>
          <w:szCs w:val="24"/>
        </w:rPr>
        <w:t>: It would be difficult for blockchain technology to be adopted by the existing financial institutions if the government regulatory status is unsettled.</w:t>
      </w:r>
    </w:p>
    <w:p w14:paraId="0E4A0EC6" w14:textId="77777777" w:rsidR="000D7304" w:rsidRPr="006733AB" w:rsidRDefault="000D7304" w:rsidP="006733AB">
      <w:pPr>
        <w:spacing w:after="0" w:line="480" w:lineRule="auto"/>
        <w:jc w:val="both"/>
        <w:rPr>
          <w:rFonts w:ascii="Times New Roman" w:eastAsia="Times New Roman" w:hAnsi="Times New Roman" w:cs="Times New Roman"/>
          <w:sz w:val="24"/>
          <w:szCs w:val="24"/>
        </w:rPr>
      </w:pPr>
      <w:r w:rsidRPr="006733AB">
        <w:rPr>
          <w:rFonts w:ascii="Times New Roman" w:eastAsia="Times New Roman" w:hAnsi="Times New Roman" w:cs="Times New Roman"/>
          <w:b/>
          <w:bCs/>
          <w:sz w:val="24"/>
          <w:szCs w:val="24"/>
        </w:rPr>
        <w:t xml:space="preserve">Quantum computing: </w:t>
      </w:r>
      <w:r w:rsidRPr="006733AB">
        <w:rPr>
          <w:rFonts w:ascii="Times New Roman" w:eastAsia="Times New Roman" w:hAnsi="Times New Roman" w:cs="Times New Roman"/>
          <w:sz w:val="24"/>
          <w:szCs w:val="24"/>
        </w:rPr>
        <w:t>The primary concept behind the strength of blockchain is that it would be practically impossible for a single party to break the system due to the lack of computer power that is needed to break it. But by using quantum computing, it could be very easy to brute force the cryptographic keys in less time. However, there is also a possibility that the keys can get even stronger which would ma</w:t>
      </w:r>
      <w:r w:rsidR="00480357" w:rsidRPr="006733AB">
        <w:rPr>
          <w:rFonts w:ascii="Times New Roman" w:eastAsia="Times New Roman" w:hAnsi="Times New Roman" w:cs="Times New Roman"/>
          <w:sz w:val="24"/>
          <w:szCs w:val="24"/>
        </w:rPr>
        <w:t>ke such attacks less likely. [14</w:t>
      </w:r>
      <w:r w:rsidRPr="006733AB">
        <w:rPr>
          <w:rFonts w:ascii="Times New Roman" w:eastAsia="Times New Roman" w:hAnsi="Times New Roman" w:cs="Times New Roman"/>
          <w:sz w:val="24"/>
          <w:szCs w:val="24"/>
        </w:rPr>
        <w:t>]</w:t>
      </w:r>
    </w:p>
    <w:p w14:paraId="4A257D0C" w14:textId="77777777" w:rsidR="000D7304" w:rsidRPr="006733AB" w:rsidRDefault="000D7304" w:rsidP="006733AB">
      <w:pPr>
        <w:spacing w:after="240" w:line="480" w:lineRule="auto"/>
        <w:jc w:val="both"/>
        <w:rPr>
          <w:rFonts w:ascii="Times New Roman" w:eastAsia="Times New Roman" w:hAnsi="Times New Roman" w:cs="Times New Roman"/>
          <w:sz w:val="24"/>
          <w:szCs w:val="24"/>
        </w:rPr>
      </w:pPr>
      <w:r w:rsidRPr="006733AB">
        <w:rPr>
          <w:rFonts w:ascii="Times New Roman" w:eastAsia="Times New Roman" w:hAnsi="Times New Roman" w:cs="Times New Roman"/>
          <w:b/>
          <w:bCs/>
          <w:sz w:val="24"/>
          <w:szCs w:val="24"/>
        </w:rPr>
        <w:t xml:space="preserve">Capital costs: </w:t>
      </w:r>
      <w:r w:rsidRPr="006733AB">
        <w:rPr>
          <w:rFonts w:ascii="Times New Roman" w:eastAsia="Times New Roman" w:hAnsi="Times New Roman" w:cs="Times New Roman"/>
          <w:sz w:val="24"/>
          <w:szCs w:val="24"/>
        </w:rPr>
        <w:t>Blockchain is very useful for cutting the transaction costs but the capita</w:t>
      </w:r>
      <w:r w:rsidR="00480357" w:rsidRPr="006733AB">
        <w:rPr>
          <w:rFonts w:ascii="Times New Roman" w:eastAsia="Times New Roman" w:hAnsi="Times New Roman" w:cs="Times New Roman"/>
          <w:sz w:val="24"/>
          <w:szCs w:val="24"/>
        </w:rPr>
        <w:t>l costs are inevitably high. [15</w:t>
      </w:r>
      <w:r w:rsidRPr="006733AB">
        <w:rPr>
          <w:rFonts w:ascii="Times New Roman" w:eastAsia="Times New Roman" w:hAnsi="Times New Roman" w:cs="Times New Roman"/>
          <w:sz w:val="24"/>
          <w:szCs w:val="24"/>
        </w:rPr>
        <w:t>]</w:t>
      </w:r>
    </w:p>
    <w:p w14:paraId="1B3B1B44" w14:textId="77777777" w:rsidR="00902837" w:rsidRDefault="00902837" w:rsidP="00FF05DF">
      <w:pPr>
        <w:spacing w:after="240" w:line="480" w:lineRule="auto"/>
        <w:jc w:val="both"/>
        <w:rPr>
          <w:rFonts w:ascii="Times New Roman" w:hAnsi="Times New Roman" w:cs="Times New Roman"/>
          <w:sz w:val="24"/>
          <w:szCs w:val="24"/>
        </w:rPr>
      </w:pPr>
    </w:p>
    <w:p w14:paraId="21922864" w14:textId="77777777" w:rsidR="00F10015" w:rsidRDefault="00F10015" w:rsidP="00FF05DF">
      <w:pPr>
        <w:spacing w:after="240" w:line="480" w:lineRule="auto"/>
        <w:jc w:val="both"/>
        <w:rPr>
          <w:rFonts w:ascii="Times New Roman" w:hAnsi="Times New Roman" w:cs="Times New Roman"/>
          <w:sz w:val="24"/>
          <w:szCs w:val="24"/>
        </w:rPr>
      </w:pPr>
    </w:p>
    <w:p w14:paraId="01C1BB51" w14:textId="77777777" w:rsidR="00FF05DF" w:rsidRPr="006733AB" w:rsidRDefault="00A61DD6" w:rsidP="00F10015">
      <w:pPr>
        <w:pStyle w:val="Heading1"/>
        <w:spacing w:line="480" w:lineRule="auto"/>
        <w:jc w:val="center"/>
        <w:rPr>
          <w:rFonts w:ascii="Times New Roman" w:eastAsia="Times New Roman" w:hAnsi="Times New Roman" w:cs="Times New Roman"/>
          <w:b/>
          <w:bCs/>
          <w:color w:val="000000" w:themeColor="text1"/>
          <w:sz w:val="28"/>
          <w:szCs w:val="28"/>
        </w:rPr>
      </w:pPr>
      <w:bookmarkStart w:id="48" w:name="_Toc468477619"/>
      <w:r w:rsidRPr="006C1A2F">
        <w:rPr>
          <w:rFonts w:ascii="Times New Roman" w:eastAsia="Times New Roman" w:hAnsi="Times New Roman" w:cs="Times New Roman"/>
          <w:b/>
          <w:bCs/>
          <w:color w:val="000000"/>
          <w:sz w:val="28"/>
          <w:szCs w:val="28"/>
        </w:rPr>
        <w:lastRenderedPageBreak/>
        <w:t xml:space="preserve">3. </w:t>
      </w:r>
      <w:r w:rsidR="00FF05DF" w:rsidRPr="006C1A2F">
        <w:rPr>
          <w:rFonts w:ascii="Times New Roman" w:eastAsia="Times New Roman" w:hAnsi="Times New Roman" w:cs="Times New Roman"/>
          <w:b/>
          <w:bCs/>
          <w:color w:val="000000"/>
          <w:sz w:val="28"/>
          <w:szCs w:val="28"/>
        </w:rPr>
        <w:t>Ethereum</w:t>
      </w:r>
      <w:bookmarkEnd w:id="48"/>
    </w:p>
    <w:p w14:paraId="003BD03F" w14:textId="77777777" w:rsidR="00FF05DF" w:rsidRPr="0023465D" w:rsidRDefault="00FF05DF">
      <w:pPr>
        <w:pStyle w:val="NormalWeb"/>
        <w:spacing w:before="0" w:beforeAutospacing="0" w:after="0" w:afterAutospacing="0" w:line="480" w:lineRule="auto"/>
        <w:ind w:firstLine="720"/>
        <w:jc w:val="both"/>
        <w:rPr>
          <w:color w:val="000000" w:themeColor="text1"/>
        </w:rPr>
        <w:pPrChange w:id="49" w:author="Sri Pravallika Maddipati" w:date="2016-12-01T23:29:00Z">
          <w:pPr>
            <w:pStyle w:val="NormalWeb"/>
            <w:ind w:firstLine="720"/>
            <w:jc w:val="both"/>
          </w:pPr>
        </w:pPrChange>
      </w:pPr>
      <w:r w:rsidRPr="00705EB8">
        <w:rPr>
          <w:color w:val="000000"/>
        </w:rPr>
        <w:t xml:space="preserve">Ethereum is an open source project built by developers around the world similar to the Bitcoin protocol but much more adaptable and flexible since it allows users to build and utilize the decentralized applications running on the underlying blockchain technology. Generally, there are two approaches for building a blockchain application: Starting an independent network or establishing a protocol on top of Bitcoin. Ethereum introduced a blockchain with a built-in Turing-complete programming language that allows anyone to write smart contracts and decentralized applications with customized rules and parameters. </w:t>
      </w:r>
    </w:p>
    <w:p w14:paraId="11B0AEC0" w14:textId="77777777" w:rsidR="00FF05DF" w:rsidRPr="0023465D" w:rsidRDefault="00FF05DF">
      <w:pPr>
        <w:pStyle w:val="NormalWeb"/>
        <w:spacing w:before="0" w:beforeAutospacing="0" w:after="240" w:afterAutospacing="0" w:line="480" w:lineRule="auto"/>
        <w:ind w:firstLine="720"/>
        <w:jc w:val="both"/>
        <w:rPr>
          <w:color w:val="000000" w:themeColor="text1"/>
        </w:rPr>
        <w:pPrChange w:id="50" w:author="Sri Pravallika Maddipati" w:date="2016-12-01T23:29:00Z">
          <w:pPr>
            <w:pStyle w:val="NormalWeb"/>
            <w:ind w:firstLine="720"/>
            <w:jc w:val="both"/>
          </w:pPr>
        </w:pPrChange>
      </w:pPr>
      <w:r w:rsidRPr="00705EB8">
        <w:rPr>
          <w:color w:val="000000"/>
        </w:rPr>
        <w:t>Contrary to the states in Bitcoin, Ethereum has accounts. The two types of accounts are: (1) Externally controlled accounts (or) User accounts, and (2) Contracts, i.e., Snippets of code. Transactions can be initiated from both type of accounts but the contracts can start a transaction only as a result of other transactions they have received. Contracts are written in a high-level programming language (e.g. Solidity) which is further converted into Ethereum Virtual Machine (EVM) bytecode. The built-in currency for the Ethereum network, Ether, can be used to exchange digital assets and it also provides a mechanism to pay the transaction fees. The smallest denomination of Ether is Wei (10</w:t>
      </w:r>
      <w:r w:rsidRPr="00705EB8">
        <w:rPr>
          <w:color w:val="000000"/>
          <w:sz w:val="14"/>
          <w:szCs w:val="14"/>
          <w:vertAlign w:val="superscript"/>
        </w:rPr>
        <w:t>18</w:t>
      </w:r>
      <w:r w:rsidRPr="00705EB8">
        <w:rPr>
          <w:color w:val="000000"/>
        </w:rPr>
        <w:t xml:space="preserve"> Wei = Ether). In Ethereum, there is no block size limit like in Bitcoin, but the</w:t>
      </w:r>
      <w:r w:rsidR="006D57D8" w:rsidRPr="00705EB8">
        <w:rPr>
          <w:color w:val="000000"/>
        </w:rPr>
        <w:t>re is a concept called “Gas” [16</w:t>
      </w:r>
      <w:r w:rsidRPr="00705EB8">
        <w:rPr>
          <w:color w:val="000000"/>
        </w:rPr>
        <w:t>]</w:t>
      </w:r>
      <w:r w:rsidR="006D57D8" w:rsidRPr="00705EB8">
        <w:rPr>
          <w:color w:val="000000"/>
        </w:rPr>
        <w:t>.</w:t>
      </w:r>
      <w:r w:rsidRPr="00705EB8">
        <w:rPr>
          <w:color w:val="000000"/>
        </w:rPr>
        <w:t xml:space="preserve"> In Ethereum, all programmable computations including creating contacts, executing operations, and making message calls have universally agreed cost measured in terms of gas. Instead of a block size limit, there is a gas limit (set by the sender of </w:t>
      </w:r>
      <w:r w:rsidR="001E035F">
        <w:rPr>
          <w:color w:val="000000"/>
        </w:rPr>
        <w:t xml:space="preserve">the </w:t>
      </w:r>
      <w:r w:rsidRPr="00705EB8">
        <w:rPr>
          <w:color w:val="000000"/>
        </w:rPr>
        <w:t xml:space="preserve">transaction) for every transaction which means that the validation of that transaction should not use more gas than the mentioned limit. The remaining gas that is unused at the end of the transaction is refunded to the sender account. Also, the block mining time in Ethereum is significantly reduced to an average of 15 seconds when compared to Bitcoin’s 10 minutes. This is </w:t>
      </w:r>
      <w:r w:rsidRPr="00705EB8">
        <w:rPr>
          <w:color w:val="000000"/>
        </w:rPr>
        <w:lastRenderedPageBreak/>
        <w:t xml:space="preserve">done by the implementation of GHOST protocol, which is a policy for selection of </w:t>
      </w:r>
      <w:r w:rsidR="001E035F">
        <w:rPr>
          <w:color w:val="000000"/>
        </w:rPr>
        <w:t xml:space="preserve">the </w:t>
      </w:r>
      <w:r w:rsidRPr="00705EB8">
        <w:rPr>
          <w:color w:val="000000"/>
        </w:rPr>
        <w:t>main chain in the block tree. However, this time can be further reduced depending on the size of transactions and the computational difficulty for validating a block.</w:t>
      </w:r>
    </w:p>
    <w:p w14:paraId="422CA627" w14:textId="77777777" w:rsidR="00FF05DF" w:rsidRPr="00EE3692" w:rsidRDefault="00A61DD6" w:rsidP="00EE3692">
      <w:pPr>
        <w:pStyle w:val="NormalWeb"/>
        <w:spacing w:before="0" w:beforeAutospacing="0" w:after="0" w:afterAutospacing="0" w:line="480" w:lineRule="auto"/>
        <w:jc w:val="both"/>
        <w:outlineLvl w:val="1"/>
        <w:rPr>
          <w:b/>
          <w:color w:val="000000"/>
        </w:rPr>
      </w:pPr>
      <w:bookmarkStart w:id="51" w:name="_Toc468477620"/>
      <w:r w:rsidRPr="00EB6208">
        <w:rPr>
          <w:b/>
          <w:color w:val="000000"/>
        </w:rPr>
        <w:t xml:space="preserve">3.1 </w:t>
      </w:r>
      <w:r w:rsidR="00FF05DF" w:rsidRPr="00EE3692">
        <w:rPr>
          <w:b/>
          <w:color w:val="000000"/>
        </w:rPr>
        <w:t>GHOST Protocol</w:t>
      </w:r>
      <w:r w:rsidR="00663B1E" w:rsidRPr="00EE3692">
        <w:rPr>
          <w:b/>
          <w:color w:val="000000"/>
        </w:rPr>
        <w:t>:</w:t>
      </w:r>
      <w:bookmarkEnd w:id="51"/>
    </w:p>
    <w:p w14:paraId="45EF0EC5" w14:textId="77777777" w:rsidR="00FF05DF" w:rsidRPr="0023465D" w:rsidRDefault="00FF05DF">
      <w:pPr>
        <w:pStyle w:val="NormalWeb"/>
        <w:spacing w:before="0" w:beforeAutospacing="0" w:after="0" w:afterAutospacing="0" w:line="480" w:lineRule="auto"/>
        <w:ind w:firstLine="720"/>
        <w:jc w:val="both"/>
        <w:rPr>
          <w:color w:val="000000" w:themeColor="text1"/>
        </w:rPr>
        <w:pPrChange w:id="52" w:author="Sri Pravallika Maddipati" w:date="2016-12-01T23:29:00Z">
          <w:pPr>
            <w:pStyle w:val="NormalWeb"/>
            <w:ind w:firstLine="720"/>
            <w:jc w:val="both"/>
          </w:pPr>
        </w:pPrChange>
      </w:pPr>
      <w:r w:rsidRPr="00705EB8">
        <w:rPr>
          <w:color w:val="000000"/>
        </w:rPr>
        <w:t>Well-formed blocks which are verified by some nodes but have the same block – height (number of blocks away from the genesis block) since they are veri</w:t>
      </w:r>
      <w:r w:rsidR="00313402" w:rsidRPr="00705EB8">
        <w:rPr>
          <w:color w:val="000000"/>
        </w:rPr>
        <w:t xml:space="preserve">fied by the nodes at around the </w:t>
      </w:r>
      <w:r w:rsidRPr="00705EB8">
        <w:rPr>
          <w:color w:val="000000"/>
        </w:rPr>
        <w:t>same time, cause a fork in the blockchain and only one of the blocks is added to the blockchain, casting off the other block which eventually becomes a stale block. In Ethereum, these stale blocks are termed ‘uncles’. "Greedy Heaviest Observed Subtree" GHOST protocol was proposed to combat the problem of reduced securit</w:t>
      </w:r>
      <w:r w:rsidR="001E035F">
        <w:rPr>
          <w:color w:val="000000"/>
        </w:rPr>
        <w:t xml:space="preserve">y and having a </w:t>
      </w:r>
      <w:r w:rsidRPr="00705EB8">
        <w:rPr>
          <w:color w:val="000000"/>
        </w:rPr>
        <w:t>high number of stale blocks in blockchains with fast block time. In a situation where we desire a short block time and</w:t>
      </w:r>
      <w:r w:rsidR="001E035F">
        <w:rPr>
          <w:color w:val="000000"/>
        </w:rPr>
        <w:t xml:space="preserve"> a</w:t>
      </w:r>
      <w:r w:rsidRPr="00705EB8">
        <w:rPr>
          <w:color w:val="000000"/>
        </w:rPr>
        <w:t xml:space="preserve"> minimized incentive for pooled mining, GHOST can be helpful since it involves the uncle blocks too in the calculation of the longest chain with highest cumulative difficulty. In order to solve the issue of centralization bias, block rewards are extended to the uncle blocks and nephew blocks</w:t>
      </w:r>
      <w:r w:rsidRPr="00731D03">
        <w:rPr>
          <w:b/>
          <w:bCs/>
          <w:color w:val="000000"/>
        </w:rPr>
        <w:t xml:space="preserve"> </w:t>
      </w:r>
      <w:r w:rsidRPr="00705EB8">
        <w:rPr>
          <w:color w:val="000000"/>
        </w:rPr>
        <w:t xml:space="preserve">(child of uncle block) too with the uncles and nephews receiving 87.5% and 12.5% of </w:t>
      </w:r>
      <w:r w:rsidR="006D57D8" w:rsidRPr="00705EB8">
        <w:rPr>
          <w:color w:val="000000"/>
        </w:rPr>
        <w:t>the base reward respectively. [19</w:t>
      </w:r>
      <w:r w:rsidRPr="00705EB8">
        <w:rPr>
          <w:color w:val="000000"/>
        </w:rPr>
        <w:t>]</w:t>
      </w:r>
    </w:p>
    <w:p w14:paraId="7F1664EB" w14:textId="77777777" w:rsidR="00FF05DF" w:rsidRDefault="00FF05DF">
      <w:pPr>
        <w:pStyle w:val="NormalWeb"/>
        <w:spacing w:before="0" w:beforeAutospacing="0" w:after="240" w:afterAutospacing="0" w:line="480" w:lineRule="auto"/>
        <w:jc w:val="both"/>
        <w:rPr>
          <w:color w:val="000000"/>
        </w:rPr>
        <w:pPrChange w:id="53" w:author="Sri Pravallika Maddipati" w:date="2016-12-01T23:29:00Z">
          <w:pPr>
            <w:pStyle w:val="NormalWeb"/>
            <w:jc w:val="both"/>
          </w:pPr>
        </w:pPrChange>
      </w:pPr>
      <w:r w:rsidRPr="00705EB8">
        <w:rPr>
          <w:color w:val="000000"/>
        </w:rPr>
        <w:t>The GHOST protocol implemented by Ethereum involves seven levels. Each block states its parent and the number of uncles. The uncles of a block have the following features. The uncle block must be a direct child of the ancestor of the block B. The generation of the ancestor could lie between 2 and 7 but the uncle cannot be an ancestor of B. The uncle block does not necessarily have to be verified previously but has to be a valid block header. Each uncle block needs to be different from the uncles in the same block and those of the previous blocks. The uncle block’s miner receives 93.75% of the block reward and an additional 3.125% re</w:t>
      </w:r>
      <w:r w:rsidR="006D57D8" w:rsidRPr="00705EB8">
        <w:rPr>
          <w:color w:val="000000"/>
        </w:rPr>
        <w:t>ward for each uncle it mines. [20</w:t>
      </w:r>
      <w:r w:rsidRPr="00705EB8">
        <w:rPr>
          <w:color w:val="000000"/>
        </w:rPr>
        <w:t>]</w:t>
      </w:r>
    </w:p>
    <w:p w14:paraId="07FC6C35" w14:textId="77777777" w:rsidR="00921E36" w:rsidRPr="0023465D" w:rsidRDefault="00921E36" w:rsidP="00921E36">
      <w:pPr>
        <w:pStyle w:val="NormalWeb"/>
        <w:spacing w:before="0" w:beforeAutospacing="0" w:after="240" w:afterAutospacing="0" w:line="480" w:lineRule="auto"/>
        <w:jc w:val="both"/>
        <w:rPr>
          <w:color w:val="000000" w:themeColor="text1"/>
        </w:rPr>
      </w:pPr>
    </w:p>
    <w:p w14:paraId="192A84E8" w14:textId="77777777" w:rsidR="00FF05DF" w:rsidRPr="00705EB8" w:rsidRDefault="00A61DD6" w:rsidP="00EE3692">
      <w:pPr>
        <w:pStyle w:val="NormalWeb"/>
        <w:spacing w:before="0" w:beforeAutospacing="0" w:after="0" w:afterAutospacing="0" w:line="480" w:lineRule="auto"/>
        <w:jc w:val="both"/>
        <w:outlineLvl w:val="1"/>
      </w:pPr>
      <w:bookmarkStart w:id="54" w:name="_Toc468477621"/>
      <w:r>
        <w:rPr>
          <w:b/>
          <w:bCs/>
          <w:color w:val="000000"/>
        </w:rPr>
        <w:lastRenderedPageBreak/>
        <w:t xml:space="preserve">3.2 </w:t>
      </w:r>
      <w:r w:rsidR="00446524" w:rsidRPr="00705EB8">
        <w:rPr>
          <w:b/>
          <w:bCs/>
          <w:color w:val="000000"/>
        </w:rPr>
        <w:t>Smart contracts:</w:t>
      </w:r>
      <w:bookmarkEnd w:id="54"/>
    </w:p>
    <w:p w14:paraId="0F3983BD" w14:textId="77777777" w:rsidR="00FF05DF" w:rsidRPr="00705EB8" w:rsidRDefault="00FF05DF" w:rsidP="00EE3692">
      <w:pPr>
        <w:pStyle w:val="NormalWeb"/>
        <w:spacing w:before="0" w:beforeAutospacing="0" w:after="0" w:afterAutospacing="0" w:line="480" w:lineRule="auto"/>
        <w:ind w:firstLine="720"/>
        <w:jc w:val="both"/>
      </w:pPr>
      <w:r w:rsidRPr="00705EB8">
        <w:rPr>
          <w:color w:val="000000"/>
        </w:rPr>
        <w:t>The idea behind “smart contract” is to change the behavior of something, based on the input (data), when certain conditions are fulfilled.</w:t>
      </w:r>
      <w:r w:rsidRPr="00705EB8">
        <w:t xml:space="preserve"> </w:t>
      </w:r>
      <w:r w:rsidRPr="00705EB8">
        <w:rPr>
          <w:color w:val="000000"/>
        </w:rPr>
        <w:t>In the context of a distributed ledger system, a smart contract is a piece of code which is stored at a particular address on the blockchain. The address for storage is decided when creating a smart contract. When a transaction is sent to this address, the code in the smart contract gets executed, which might result in reading/writing data to the distributed ledger on which it is present. A smart contract can make decisions, read data, and execute other contracts.</w:t>
      </w:r>
    </w:p>
    <w:p w14:paraId="2C7F99C4" w14:textId="77777777" w:rsidR="00FF05DF" w:rsidRPr="0023465D" w:rsidRDefault="00FF05DF">
      <w:pPr>
        <w:pStyle w:val="NormalWeb"/>
        <w:spacing w:before="0" w:beforeAutospacing="0" w:after="120" w:afterAutospacing="0" w:line="480" w:lineRule="auto"/>
        <w:ind w:firstLine="720"/>
        <w:jc w:val="both"/>
        <w:rPr>
          <w:color w:val="000000" w:themeColor="text1"/>
        </w:rPr>
        <w:pPrChange w:id="55" w:author="Sri Pravallika Maddipati" w:date="2016-12-01T23:29:00Z">
          <w:pPr>
            <w:pStyle w:val="NormalWeb"/>
            <w:ind w:firstLine="720"/>
            <w:jc w:val="both"/>
          </w:pPr>
        </w:pPrChange>
      </w:pPr>
      <w:r w:rsidRPr="00705EB8">
        <w:rPr>
          <w:color w:val="000000"/>
        </w:rPr>
        <w:t xml:space="preserve">While dealing with IoT devices, we would essentially want to perform some action based on the received data. For example, imagine a lux sensor that sends data to a system every one minute. Based on this data, that system will have to switch on/off the lights surrounding that sensor. If all the devices are connected, this might be possible in a normal setting. But, for this to work with an application built on the blockchain technology, smart contracts are required because they provide the logic for the on/off operations. Unfortunately, </w:t>
      </w:r>
      <w:proofErr w:type="spellStart"/>
      <w:r w:rsidRPr="00705EB8">
        <w:rPr>
          <w:color w:val="000000"/>
        </w:rPr>
        <w:t>Ethereum’s</w:t>
      </w:r>
      <w:proofErr w:type="spellEnd"/>
      <w:r w:rsidRPr="00705EB8">
        <w:rPr>
          <w:color w:val="000000"/>
        </w:rPr>
        <w:t xml:space="preserve"> implementation of smart contracts is completely deterministic and isolated i.e., a smart contract won’t have access to data which is external to the blockchain. It can only work with on-chain data. After coding a smart contract in a high-level language like Solidity or Serpent, the code will be compiled into EVM (Ethereum Virtual Machine) bytecode and will be stored at an address on the blockchain. It gets invoked when a transaction is sent to that address. </w:t>
      </w:r>
    </w:p>
    <w:p w14:paraId="41861FD2" w14:textId="77777777" w:rsidR="00947982" w:rsidRDefault="00947982" w:rsidP="00EE3692">
      <w:pPr>
        <w:pStyle w:val="NormalWeb"/>
        <w:spacing w:before="0" w:beforeAutospacing="0" w:after="0" w:afterAutospacing="0" w:line="480" w:lineRule="auto"/>
        <w:outlineLvl w:val="1"/>
        <w:rPr>
          <w:ins w:id="56" w:author="Varun Mamillapalli" w:date="2016-12-02T03:09:00Z"/>
          <w:b/>
          <w:bCs/>
          <w:color w:val="000000"/>
        </w:rPr>
      </w:pPr>
    </w:p>
    <w:p w14:paraId="517FA084" w14:textId="77777777" w:rsidR="00947982" w:rsidRDefault="00947982" w:rsidP="00EE3692">
      <w:pPr>
        <w:pStyle w:val="NormalWeb"/>
        <w:spacing w:before="0" w:beforeAutospacing="0" w:after="0" w:afterAutospacing="0" w:line="480" w:lineRule="auto"/>
        <w:outlineLvl w:val="1"/>
        <w:rPr>
          <w:b/>
          <w:bCs/>
          <w:color w:val="000000"/>
        </w:rPr>
      </w:pPr>
    </w:p>
    <w:p w14:paraId="38907665" w14:textId="77777777" w:rsidR="00FC5143" w:rsidRDefault="00FC5143" w:rsidP="00EE3692">
      <w:pPr>
        <w:pStyle w:val="NormalWeb"/>
        <w:spacing w:before="0" w:beforeAutospacing="0" w:after="0" w:afterAutospacing="0" w:line="480" w:lineRule="auto"/>
        <w:outlineLvl w:val="1"/>
        <w:rPr>
          <w:b/>
          <w:bCs/>
          <w:color w:val="000000"/>
        </w:rPr>
      </w:pPr>
    </w:p>
    <w:p w14:paraId="5573C2A5" w14:textId="77777777" w:rsidR="00FC5143" w:rsidRDefault="00FC5143" w:rsidP="00EE3692">
      <w:pPr>
        <w:pStyle w:val="NormalWeb"/>
        <w:spacing w:before="0" w:beforeAutospacing="0" w:after="0" w:afterAutospacing="0" w:line="480" w:lineRule="auto"/>
        <w:outlineLvl w:val="1"/>
        <w:rPr>
          <w:ins w:id="57" w:author="Varun Mamillapalli" w:date="2016-12-02T03:09:00Z"/>
          <w:b/>
          <w:bCs/>
          <w:color w:val="000000"/>
        </w:rPr>
      </w:pPr>
    </w:p>
    <w:p w14:paraId="363ABF35" w14:textId="77777777" w:rsidR="00FF05DF" w:rsidRPr="00705EB8" w:rsidRDefault="00A61DD6" w:rsidP="00EE3692">
      <w:pPr>
        <w:pStyle w:val="NormalWeb"/>
        <w:spacing w:before="0" w:beforeAutospacing="0" w:after="0" w:afterAutospacing="0" w:line="480" w:lineRule="auto"/>
        <w:outlineLvl w:val="1"/>
      </w:pPr>
      <w:bookmarkStart w:id="58" w:name="_Toc468477622"/>
      <w:r>
        <w:rPr>
          <w:b/>
          <w:bCs/>
          <w:color w:val="000000"/>
        </w:rPr>
        <w:lastRenderedPageBreak/>
        <w:t xml:space="preserve">3.3 </w:t>
      </w:r>
      <w:r w:rsidR="00FF05DF" w:rsidRPr="00705EB8">
        <w:rPr>
          <w:b/>
          <w:bCs/>
          <w:color w:val="000000"/>
        </w:rPr>
        <w:t>Oracles</w:t>
      </w:r>
      <w:r w:rsidR="00446524" w:rsidRPr="00705EB8">
        <w:rPr>
          <w:b/>
          <w:bCs/>
          <w:color w:val="000000"/>
        </w:rPr>
        <w:t>:</w:t>
      </w:r>
      <w:bookmarkEnd w:id="58"/>
    </w:p>
    <w:p w14:paraId="06C62747" w14:textId="77777777" w:rsidR="00FF05DF" w:rsidRPr="00705EB8" w:rsidRDefault="00FF05DF">
      <w:pPr>
        <w:pStyle w:val="NormalWeb"/>
        <w:spacing w:before="0" w:beforeAutospacing="0" w:after="0" w:afterAutospacing="0" w:line="480" w:lineRule="auto"/>
        <w:ind w:firstLine="720"/>
        <w:jc w:val="both"/>
        <w:pPrChange w:id="59" w:author="Sri Pravallika Maddipati" w:date="2016-12-01T23:29:00Z">
          <w:pPr>
            <w:pStyle w:val="NormalWeb"/>
            <w:ind w:firstLine="720"/>
            <w:jc w:val="both"/>
          </w:pPr>
        </w:pPrChange>
      </w:pPr>
      <w:r w:rsidRPr="00705EB8">
        <w:rPr>
          <w:color w:val="000000"/>
        </w:rPr>
        <w:t>Smart contracts, in order to perform an action, might need data from external devices. Cryptographic signatures submitted by outside systems called ‘Oracles’ are relied upon to interact with the real world. So, oracles are trusted systems which provide signed data to smart c</w:t>
      </w:r>
      <w:r w:rsidR="00A90083" w:rsidRPr="00705EB8">
        <w:rPr>
          <w:color w:val="000000"/>
        </w:rPr>
        <w:t>ontracts from the outside world</w:t>
      </w:r>
      <w:r w:rsidR="006D57D8" w:rsidRPr="00705EB8">
        <w:rPr>
          <w:color w:val="000000"/>
        </w:rPr>
        <w:t>. [17</w:t>
      </w:r>
      <w:r w:rsidRPr="00705EB8">
        <w:rPr>
          <w:color w:val="000000"/>
        </w:rPr>
        <w:t>] When triggered, smart contracts are executed on all the nodes on which the ledger is present. But, when the code is based on advanced logic, the integration of smart contracts in the blockchain might get complicated. Smart oracle is a way of implementing smart contracts without making the consensus network complicated. It is a separate trusted entity which can gather information from the outside world and execute the code which pertains to the smart contract. So, the code for the smart contract is separated from the blockchain. Instead of being executed on all the nodes, the code gets executed on a single ora</w:t>
      </w:r>
      <w:r w:rsidR="001E035F">
        <w:rPr>
          <w:color w:val="000000"/>
        </w:rPr>
        <w:t>cle. Although this concept is being discussed</w:t>
      </w:r>
      <w:r w:rsidRPr="00705EB8">
        <w:rPr>
          <w:color w:val="000000"/>
        </w:rPr>
        <w:t xml:space="preserve"> for a long time now, there are only a handful implementations on this. Currently, </w:t>
      </w:r>
      <w:proofErr w:type="spellStart"/>
      <w:r w:rsidRPr="00705EB8">
        <w:t>Oraclize</w:t>
      </w:r>
      <w:proofErr w:type="spellEnd"/>
      <w:r w:rsidRPr="00705EB8">
        <w:rPr>
          <w:color w:val="000000"/>
        </w:rPr>
        <w:t xml:space="preserve"> and </w:t>
      </w:r>
      <w:r w:rsidRPr="00705EB8">
        <w:t>Reality Keys</w:t>
      </w:r>
      <w:r w:rsidRPr="00705EB8">
        <w:rPr>
          <w:color w:val="000000"/>
        </w:rPr>
        <w:t xml:space="preserve"> seems to be the most advanced companies in provid</w:t>
      </w:r>
      <w:r w:rsidR="00E94693" w:rsidRPr="00705EB8">
        <w:rPr>
          <w:color w:val="000000"/>
        </w:rPr>
        <w:t>ing these oracle services</w:t>
      </w:r>
      <w:r w:rsidRPr="00705EB8">
        <w:rPr>
          <w:color w:val="000000"/>
        </w:rPr>
        <w:t xml:space="preserve">. Following are some of the data sources that are supported by the </w:t>
      </w:r>
      <w:proofErr w:type="spellStart"/>
      <w:r w:rsidRPr="00705EB8">
        <w:rPr>
          <w:color w:val="000000"/>
        </w:rPr>
        <w:t>oraclize</w:t>
      </w:r>
      <w:proofErr w:type="spellEnd"/>
      <w:r w:rsidRPr="00705EB8">
        <w:rPr>
          <w:color w:val="000000"/>
        </w:rPr>
        <w:t xml:space="preserve"> service:</w:t>
      </w:r>
    </w:p>
    <w:p w14:paraId="7ADD8C28" w14:textId="77777777" w:rsidR="00FF05DF" w:rsidRPr="00705EB8" w:rsidRDefault="00FF05DF" w:rsidP="00FF05DF">
      <w:pPr>
        <w:pStyle w:val="NormalWeb"/>
        <w:spacing w:before="0" w:beforeAutospacing="0" w:after="0" w:afterAutospacing="0" w:line="480" w:lineRule="auto"/>
        <w:jc w:val="center"/>
      </w:pPr>
      <w:r w:rsidRPr="00705EB8">
        <w:rPr>
          <w:noProof/>
          <w:color w:val="000000"/>
          <w:sz w:val="22"/>
          <w:szCs w:val="22"/>
        </w:rPr>
        <w:drawing>
          <wp:inline distT="0" distB="0" distL="0" distR="0" wp14:anchorId="0D8BB00B" wp14:editId="42ED425B">
            <wp:extent cx="4084320" cy="1645920"/>
            <wp:effectExtent l="0" t="0" r="0" b="0"/>
            <wp:docPr id="16" name="Picture 16" descr="https://lh4.googleusercontent.com/3eq7mNzpLoYabyYIpeHTss6cuOS1uTEJsHHEXlMDrLCVsjJ5tU2WCZZcCVgU2X1Z80JnGl897XkzHCkM2m3uqkg7qZHJpd0cVtRMHlAJw8c9iEpTMcgLCiDgre0sXfgn9-N5QNUN4zljEMcx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eq7mNzpLoYabyYIpeHTss6cuOS1uTEJsHHEXlMDrLCVsjJ5tU2WCZZcCVgU2X1Z80JnGl897XkzHCkM2m3uqkg7qZHJpd0cVtRMHlAJw8c9iEpTMcgLCiDgre0sXfgn9-N5QNUN4zljEMcx9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4320" cy="1645920"/>
                    </a:xfrm>
                    <a:prstGeom prst="rect">
                      <a:avLst/>
                    </a:prstGeom>
                    <a:noFill/>
                    <a:ln>
                      <a:noFill/>
                    </a:ln>
                  </pic:spPr>
                </pic:pic>
              </a:graphicData>
            </a:graphic>
          </wp:inline>
        </w:drawing>
      </w:r>
    </w:p>
    <w:p w14:paraId="2056D1AB" w14:textId="45332718" w:rsidR="00FF05DF" w:rsidRPr="00F41AA3" w:rsidRDefault="00172969">
      <w:pPr>
        <w:pStyle w:val="NormalWeb"/>
        <w:spacing w:before="0" w:beforeAutospacing="0" w:after="120" w:afterAutospacing="0"/>
        <w:jc w:val="center"/>
        <w:pPrChange w:id="60" w:author="Sri Pravallika Maddipati" w:date="2016-12-01T23:29:00Z">
          <w:pPr>
            <w:pStyle w:val="NormalWeb"/>
            <w:jc w:val="center"/>
          </w:pPr>
        </w:pPrChange>
      </w:pPr>
      <w:r>
        <w:t>Table</w:t>
      </w:r>
      <w:r w:rsidR="00FF05DF" w:rsidRPr="0B733082">
        <w:t xml:space="preserve"> </w:t>
      </w:r>
      <w:r w:rsidR="000E31B8" w:rsidRPr="00F41AA3">
        <w:t>3.1</w:t>
      </w:r>
      <w:r w:rsidR="00FF05DF" w:rsidRPr="00F41AA3">
        <w:t xml:space="preserve"> Data </w:t>
      </w:r>
      <w:r w:rsidR="000E31B8" w:rsidRPr="00F41AA3">
        <w:t xml:space="preserve">sources supported by </w:t>
      </w:r>
      <w:proofErr w:type="spellStart"/>
      <w:r w:rsidR="000E31B8" w:rsidRPr="00F41AA3">
        <w:t>Oraclize</w:t>
      </w:r>
      <w:proofErr w:type="spellEnd"/>
    </w:p>
    <w:p w14:paraId="3DB65FC4" w14:textId="77777777" w:rsidR="000E31B8" w:rsidRPr="00705EB8" w:rsidRDefault="000E31B8" w:rsidP="00FF05DF">
      <w:pPr>
        <w:pStyle w:val="NormalWeb"/>
        <w:spacing w:before="0" w:beforeAutospacing="0" w:after="120" w:afterAutospacing="0" w:line="480" w:lineRule="auto"/>
        <w:jc w:val="center"/>
      </w:pPr>
    </w:p>
    <w:p w14:paraId="1884C975" w14:textId="77777777" w:rsidR="00FF05DF" w:rsidRPr="00705EB8" w:rsidRDefault="00FF05DF" w:rsidP="00F41AA3">
      <w:pPr>
        <w:pStyle w:val="NormalWeb"/>
        <w:spacing w:before="0" w:beforeAutospacing="0" w:after="0" w:afterAutospacing="0"/>
        <w:jc w:val="center"/>
      </w:pPr>
      <w:r w:rsidRPr="00705EB8">
        <w:rPr>
          <w:noProof/>
          <w:color w:val="000000"/>
          <w:sz w:val="22"/>
          <w:szCs w:val="22"/>
        </w:rPr>
        <w:lastRenderedPageBreak/>
        <w:drawing>
          <wp:inline distT="0" distB="0" distL="0" distR="0" wp14:anchorId="231764EB" wp14:editId="53874644">
            <wp:extent cx="3810000" cy="3482340"/>
            <wp:effectExtent l="0" t="0" r="0" b="3810"/>
            <wp:docPr id="15" name="Picture 15" descr="https://docs.oraclize.it/image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oraclize.it/images/flowchart.png"/>
                    <pic:cNvPicPr>
                      <a:picLocks noChangeAspect="1" noChangeArrowheads="1"/>
                    </pic:cNvPicPr>
                  </pic:nvPicPr>
                  <pic:blipFill>
                    <a:blip r:embed="rId16">
                      <a:extLst>
                        <a:ext uri="{28A0092B-C50C-407E-A947-70E740481C1C}">
                          <a14:useLocalDpi xmlns:a14="http://schemas.microsoft.com/office/drawing/2010/main" val="0"/>
                        </a:ext>
                      </a:extLst>
                    </a:blip>
                    <a:srcRect r="22156"/>
                    <a:stretch>
                      <a:fillRect/>
                    </a:stretch>
                  </pic:blipFill>
                  <pic:spPr bwMode="auto">
                    <a:xfrm>
                      <a:off x="0" y="0"/>
                      <a:ext cx="3810000" cy="3482340"/>
                    </a:xfrm>
                    <a:prstGeom prst="rect">
                      <a:avLst/>
                    </a:prstGeom>
                    <a:noFill/>
                    <a:ln>
                      <a:noFill/>
                    </a:ln>
                  </pic:spPr>
                </pic:pic>
              </a:graphicData>
            </a:graphic>
          </wp:inline>
        </w:drawing>
      </w:r>
    </w:p>
    <w:p w14:paraId="39314C85" w14:textId="305D5F27" w:rsidR="00FF05DF" w:rsidRPr="00FD52B6" w:rsidRDefault="00FF05DF" w:rsidP="00EB6208">
      <w:pPr>
        <w:pStyle w:val="NormalWeb"/>
        <w:spacing w:before="0" w:beforeAutospacing="0" w:after="0" w:afterAutospacing="0" w:line="480" w:lineRule="auto"/>
        <w:jc w:val="center"/>
      </w:pPr>
      <w:r w:rsidRPr="00FD52B6">
        <w:t>Fig</w:t>
      </w:r>
      <w:r w:rsidR="00C40B24">
        <w:t>ure</w:t>
      </w:r>
      <w:r w:rsidRPr="00FD52B6">
        <w:t xml:space="preserve"> </w:t>
      </w:r>
      <w:r w:rsidR="00F41AA3" w:rsidRPr="00FD52B6">
        <w:t>3.2 Working of Oracle Service</w:t>
      </w:r>
    </w:p>
    <w:p w14:paraId="33515AF1" w14:textId="77777777" w:rsidR="00FD52B6" w:rsidRPr="0023465D" w:rsidRDefault="00FD52B6" w:rsidP="0023465D">
      <w:pPr>
        <w:spacing w:line="240" w:lineRule="auto"/>
        <w:jc w:val="center"/>
        <w:rPr>
          <w:rFonts w:ascii="Times New Roman" w:eastAsia="Times New Roman" w:hAnsi="Times New Roman" w:cs="Times New Roman"/>
        </w:rPr>
      </w:pPr>
      <w:r w:rsidRPr="0023465D">
        <w:rPr>
          <w:rFonts w:ascii="Times New Roman" w:eastAsia="Times New Roman" w:hAnsi="Times New Roman" w:cs="Times New Roman"/>
        </w:rPr>
        <w:t xml:space="preserve">Source: Both the diagrams are adapted from: </w:t>
      </w:r>
      <w:r w:rsidRPr="006C1A2F">
        <w:rPr>
          <w:rFonts w:ascii="Times New Roman" w:eastAsia="Times New Roman" w:hAnsi="Times New Roman" w:cs="Times New Roman"/>
        </w:rPr>
        <w:t xml:space="preserve">"Overview." </w:t>
      </w:r>
      <w:proofErr w:type="spellStart"/>
      <w:r w:rsidRPr="006C1A2F">
        <w:rPr>
          <w:rFonts w:ascii="Times New Roman" w:eastAsia="Times New Roman" w:hAnsi="Times New Roman" w:cs="Times New Roman"/>
        </w:rPr>
        <w:t>Oraclize</w:t>
      </w:r>
      <w:proofErr w:type="spellEnd"/>
      <w:r w:rsidRPr="006C1A2F">
        <w:rPr>
          <w:rFonts w:ascii="Times New Roman" w:eastAsia="Times New Roman" w:hAnsi="Times New Roman" w:cs="Times New Roman"/>
        </w:rPr>
        <w:t>. Web. 18 November 2016. &lt;</w:t>
      </w:r>
      <w:hyperlink r:id="rId17" w:anchor="overview" w:history="1">
        <w:r w:rsidRPr="009B550C">
          <w:rPr>
            <w:rStyle w:val="Hyperlink"/>
            <w:rFonts w:ascii="Times New Roman" w:eastAsia="Times New Roman" w:hAnsi="Times New Roman" w:cs="Times New Roman"/>
            <w:color w:val="auto"/>
            <w:u w:val="none"/>
          </w:rPr>
          <w:t>http://docs.oraclize.it/#overview</w:t>
        </w:r>
      </w:hyperlink>
      <w:r w:rsidRPr="009B550C">
        <w:rPr>
          <w:rFonts w:ascii="Times New Roman" w:eastAsia="Times New Roman" w:hAnsi="Times New Roman" w:cs="Times New Roman"/>
        </w:rPr>
        <w:t>&gt;</w:t>
      </w:r>
    </w:p>
    <w:p w14:paraId="531A941C" w14:textId="77777777" w:rsidR="00FD52B6" w:rsidRPr="00705EB8" w:rsidRDefault="00FD52B6" w:rsidP="00FD52B6">
      <w:pPr>
        <w:pStyle w:val="NormalWeb"/>
        <w:spacing w:before="0" w:beforeAutospacing="0" w:after="0" w:afterAutospacing="0"/>
        <w:jc w:val="center"/>
      </w:pPr>
    </w:p>
    <w:p w14:paraId="3DB0D7BB" w14:textId="1A9B1C4F" w:rsidR="00E94693" w:rsidRPr="0023465D" w:rsidRDefault="00FF05DF">
      <w:pPr>
        <w:pStyle w:val="NormalWeb"/>
        <w:spacing w:before="0" w:beforeAutospacing="0" w:after="0" w:afterAutospacing="0" w:line="480" w:lineRule="auto"/>
        <w:jc w:val="both"/>
        <w:rPr>
          <w:color w:val="000000" w:themeColor="text1"/>
        </w:rPr>
        <w:pPrChange w:id="61" w:author="Sri Pravallika Maddipati" w:date="2016-12-01T23:29:00Z">
          <w:pPr>
            <w:pStyle w:val="NormalWeb"/>
            <w:jc w:val="both"/>
          </w:pPr>
        </w:pPrChange>
      </w:pPr>
      <w:r w:rsidRPr="00705EB8">
        <w:rPr>
          <w:color w:val="000000"/>
        </w:rPr>
        <w:t xml:space="preserve">URL is the most generic data source which can be used to access any API and any page on the internet. </w:t>
      </w:r>
      <w:proofErr w:type="spellStart"/>
      <w:r w:rsidRPr="00705EB8">
        <w:rPr>
          <w:color w:val="000000"/>
        </w:rPr>
        <w:t>Oraclize</w:t>
      </w:r>
      <w:proofErr w:type="spellEnd"/>
      <w:r w:rsidRPr="00705EB8">
        <w:rPr>
          <w:color w:val="000000"/>
        </w:rPr>
        <w:t xml:space="preserve"> will fetch the responses for these HTTP requests and feed it to smart contracts with an attached proof. Blockchain related data which cannot be accessed by smart contracts directly can also be fetched through oracles. Data like blockchain height, difficulty, and balance of a specific address can be retrieved. To get data about </w:t>
      </w:r>
      <w:r w:rsidR="001E035F">
        <w:rPr>
          <w:color w:val="000000"/>
        </w:rPr>
        <w:t xml:space="preserve">the </w:t>
      </w:r>
      <w:r w:rsidRPr="00705EB8">
        <w:rPr>
          <w:color w:val="000000"/>
        </w:rPr>
        <w:t xml:space="preserve">weather in a location, solution to mathematical problems, and any other simple statistics and data analysis, a computational knowledge engine like Wolfram Alpha can be used as a data source. The response from the </w:t>
      </w:r>
      <w:proofErr w:type="spellStart"/>
      <w:r w:rsidRPr="00705EB8">
        <w:rPr>
          <w:color w:val="000000"/>
        </w:rPr>
        <w:t>Wolfrum</w:t>
      </w:r>
      <w:proofErr w:type="spellEnd"/>
      <w:r w:rsidRPr="00705EB8">
        <w:rPr>
          <w:color w:val="000000"/>
        </w:rPr>
        <w:t xml:space="preserve"> Alpha API will be sent to the smart contract. If the smart contract requires a file which is stored in a distributed fashion using the Inter Planetary File System (IPFS) protocol, the </w:t>
      </w:r>
      <w:proofErr w:type="spellStart"/>
      <w:r w:rsidRPr="00705EB8">
        <w:rPr>
          <w:color w:val="000000"/>
        </w:rPr>
        <w:t>multihash</w:t>
      </w:r>
      <w:proofErr w:type="spellEnd"/>
      <w:r w:rsidRPr="00705EB8">
        <w:rPr>
          <w:color w:val="000000"/>
        </w:rPr>
        <w:t xml:space="preserve"> of that file can be used to retrieve the contents of that file. So, IPFS can also be used as a data </w:t>
      </w:r>
      <w:r w:rsidR="006D57D8" w:rsidRPr="00705EB8">
        <w:rPr>
          <w:color w:val="000000"/>
        </w:rPr>
        <w:t>source. [18</w:t>
      </w:r>
      <w:r w:rsidRPr="00705EB8">
        <w:rPr>
          <w:color w:val="000000"/>
        </w:rPr>
        <w:t>]</w:t>
      </w:r>
    </w:p>
    <w:p w14:paraId="4450E771" w14:textId="77777777" w:rsidR="00FF05DF" w:rsidRPr="00705EB8" w:rsidRDefault="00A61DD6" w:rsidP="00EB6208">
      <w:pPr>
        <w:pStyle w:val="NormalWeb"/>
        <w:spacing w:before="0" w:beforeAutospacing="0" w:after="0" w:afterAutospacing="0" w:line="480" w:lineRule="auto"/>
        <w:outlineLvl w:val="1"/>
        <w:rPr>
          <w:b/>
          <w:bCs/>
          <w:color w:val="000000"/>
        </w:rPr>
      </w:pPr>
      <w:bookmarkStart w:id="62" w:name="_Toc468477623"/>
      <w:r>
        <w:rPr>
          <w:b/>
          <w:bCs/>
          <w:color w:val="000000"/>
        </w:rPr>
        <w:lastRenderedPageBreak/>
        <w:t xml:space="preserve">3.4 </w:t>
      </w:r>
      <w:r w:rsidR="00FF05DF" w:rsidRPr="00705EB8">
        <w:rPr>
          <w:b/>
          <w:bCs/>
          <w:color w:val="000000"/>
        </w:rPr>
        <w:t>Public vs Private blockchains</w:t>
      </w:r>
      <w:r w:rsidR="00B97E76" w:rsidRPr="00705EB8">
        <w:rPr>
          <w:b/>
          <w:bCs/>
          <w:color w:val="000000"/>
        </w:rPr>
        <w:t>:</w:t>
      </w:r>
      <w:bookmarkEnd w:id="62"/>
    </w:p>
    <w:p w14:paraId="6ECBB0F7" w14:textId="77777777" w:rsidR="00FF05DF" w:rsidRPr="00705EB8" w:rsidRDefault="00FF05DF" w:rsidP="00EE3692">
      <w:pPr>
        <w:pStyle w:val="NormalWeb"/>
        <w:spacing w:before="0" w:beforeAutospacing="0" w:after="0" w:afterAutospacing="0" w:line="480" w:lineRule="auto"/>
        <w:jc w:val="both"/>
        <w:rPr>
          <w:b/>
          <w:bCs/>
          <w:color w:val="000000"/>
        </w:rPr>
      </w:pPr>
      <w:r w:rsidRPr="00705EB8">
        <w:rPr>
          <w:b/>
          <w:bCs/>
          <w:color w:val="000000"/>
        </w:rPr>
        <w:t xml:space="preserve">Public blockchains </w:t>
      </w:r>
      <w:r w:rsidRPr="009B550C">
        <w:rPr>
          <w:color w:val="000000"/>
        </w:rPr>
        <w:t xml:space="preserve">can be accessed by any user across the world, valid transactions can be sent and added to the </w:t>
      </w:r>
      <w:r w:rsidRPr="3660AFCF">
        <w:rPr>
          <w:color w:val="000000"/>
        </w:rPr>
        <w:t>blockchain. Also, users can contribute to the consensus process which determines the blocks which are a</w:t>
      </w:r>
      <w:r w:rsidRPr="006C1A2F">
        <w:rPr>
          <w:color w:val="000000"/>
        </w:rPr>
        <w:t xml:space="preserve">dded to the blockchain. These blockchains are fully decentralized and they are secured by a combination of rewards based incentives and cryptographic verification schemes like proof of work/proof of stake. </w:t>
      </w:r>
    </w:p>
    <w:p w14:paraId="1750E88C" w14:textId="77777777" w:rsidR="00FF05DF" w:rsidRPr="00705EB8" w:rsidRDefault="00FF05DF" w:rsidP="00EE3692">
      <w:pPr>
        <w:pStyle w:val="NormalWeb"/>
        <w:spacing w:before="0" w:beforeAutospacing="0" w:after="240" w:afterAutospacing="0" w:line="480" w:lineRule="auto"/>
        <w:jc w:val="both"/>
        <w:rPr>
          <w:color w:val="000000"/>
        </w:rPr>
      </w:pPr>
      <w:r w:rsidRPr="00EB6208">
        <w:rPr>
          <w:b/>
          <w:color w:val="000000"/>
        </w:rPr>
        <w:t>Private blockchains</w:t>
      </w:r>
      <w:r w:rsidRPr="00705EB8">
        <w:rPr>
          <w:color w:val="000000"/>
        </w:rPr>
        <w:t xml:space="preserve"> - If an organization decides to run a blockchain application restricted to the users in that organization a private blockchain is a better choice where the write permissions are centralized for the organization and the read permissions could be public or restricted depending upon the organization’s needs. The transactions turn out to be cost effective in private blockchains since </w:t>
      </w:r>
      <w:r w:rsidR="001E035F">
        <w:rPr>
          <w:color w:val="000000"/>
        </w:rPr>
        <w:t xml:space="preserve">a </w:t>
      </w:r>
      <w:r w:rsidRPr="00705EB8">
        <w:rPr>
          <w:color w:val="000000"/>
        </w:rPr>
        <w:t>large number of nodes are not required for the verification process thereby r</w:t>
      </w:r>
      <w:r w:rsidR="006D57D8" w:rsidRPr="00705EB8">
        <w:rPr>
          <w:color w:val="000000"/>
        </w:rPr>
        <w:t>educing the processing power. [21</w:t>
      </w:r>
      <w:r w:rsidRPr="00705EB8">
        <w:rPr>
          <w:color w:val="000000"/>
        </w:rPr>
        <w:t>]</w:t>
      </w:r>
    </w:p>
    <w:p w14:paraId="15F5FD3B" w14:textId="77777777" w:rsidR="0046119F" w:rsidRPr="0023465D" w:rsidRDefault="00A61DD6" w:rsidP="0023465D">
      <w:pPr>
        <w:pStyle w:val="Heading2"/>
        <w:spacing w:line="480" w:lineRule="auto"/>
        <w:rPr>
          <w:rFonts w:ascii="Times New Roman" w:eastAsia="Times New Roman" w:hAnsi="Times New Roman" w:cs="Times New Roman"/>
          <w:b/>
          <w:bCs/>
          <w:color w:val="auto"/>
          <w:sz w:val="24"/>
          <w:szCs w:val="24"/>
        </w:rPr>
      </w:pPr>
      <w:bookmarkStart w:id="63" w:name="_Toc468477624"/>
      <w:r w:rsidRPr="0023465D">
        <w:rPr>
          <w:rFonts w:ascii="Times New Roman" w:eastAsia="Times New Roman" w:hAnsi="Times New Roman" w:cs="Times New Roman"/>
          <w:b/>
          <w:bCs/>
          <w:color w:val="auto"/>
          <w:sz w:val="24"/>
          <w:szCs w:val="24"/>
        </w:rPr>
        <w:t xml:space="preserve">3.5 </w:t>
      </w:r>
      <w:r w:rsidR="00B0630D" w:rsidRPr="0023465D">
        <w:rPr>
          <w:rFonts w:ascii="Times New Roman" w:eastAsia="Times New Roman" w:hAnsi="Times New Roman" w:cs="Times New Roman"/>
          <w:b/>
          <w:bCs/>
          <w:color w:val="auto"/>
          <w:sz w:val="24"/>
          <w:szCs w:val="24"/>
        </w:rPr>
        <w:t>Algorithms and Protocols:</w:t>
      </w:r>
      <w:bookmarkEnd w:id="63"/>
    </w:p>
    <w:p w14:paraId="19008705" w14:textId="77777777" w:rsidR="00B97E76" w:rsidRPr="0023465D" w:rsidRDefault="00B97E76" w:rsidP="0023465D">
      <w:pPr>
        <w:spacing w:after="0" w:line="480" w:lineRule="auto"/>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Elliptic Curve Digital Signature Algorithm (ECDSA):</w:t>
      </w:r>
    </w:p>
    <w:p w14:paraId="44488257" w14:textId="77777777" w:rsidR="00B97E76" w:rsidRPr="0023465D" w:rsidRDefault="00B97E76"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Ethereum uses ECDSA for generating public, private keys and performing digital signature creation, verification [1</w:t>
      </w:r>
      <w:r w:rsidR="002C0091" w:rsidRPr="0023465D">
        <w:rPr>
          <w:rFonts w:ascii="Times New Roman" w:eastAsia="Times New Roman" w:hAnsi="Times New Roman" w:cs="Times New Roman"/>
          <w:sz w:val="24"/>
          <w:szCs w:val="24"/>
        </w:rPr>
        <w:t>6</w:t>
      </w:r>
      <w:r w:rsidRPr="0023465D">
        <w:rPr>
          <w:rFonts w:ascii="Times New Roman" w:eastAsia="Times New Roman" w:hAnsi="Times New Roman" w:cs="Times New Roman"/>
          <w:sz w:val="24"/>
          <w:szCs w:val="24"/>
        </w:rPr>
        <w:t xml:space="preserve">]. This comes under Elliptic Curve Cryptography (ECC), which is considered as the next generation of public key cryptography because of its significant advantages over current generation algorithms like RSA, DSA, and </w:t>
      </w:r>
      <w:proofErr w:type="spellStart"/>
      <w:r w:rsidRPr="0023465D">
        <w:rPr>
          <w:rFonts w:ascii="Times New Roman" w:eastAsia="Times New Roman" w:hAnsi="Times New Roman" w:cs="Times New Roman"/>
          <w:sz w:val="24"/>
          <w:szCs w:val="24"/>
        </w:rPr>
        <w:t>ElGamal</w:t>
      </w:r>
      <w:proofErr w:type="spellEnd"/>
      <w:r w:rsidRPr="0023465D">
        <w:rPr>
          <w:rFonts w:ascii="Times New Roman" w:eastAsia="Times New Roman" w:hAnsi="Times New Roman" w:cs="Times New Roman"/>
          <w:sz w:val="24"/>
          <w:szCs w:val="24"/>
        </w:rPr>
        <w:t xml:space="preserve"> [2</w:t>
      </w:r>
      <w:r w:rsidR="002C0091"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 xml:space="preserve">]. Although Elliptic Curve Cryptosystems have been around for a long time, they became famous with the usage of ECDSA in Bitcoin. In ECC, the elliptic curve is generally of the form </w:t>
      </w:r>
      <w:r w:rsidRPr="24D47E9E">
        <w:rPr>
          <w:rFonts w:ascii="Times New Roman" w:eastAsia="Times New Roman" w:hAnsi="Times New Roman" w:cs="Times New Roman"/>
          <w:i/>
          <w:iCs/>
          <w:sz w:val="24"/>
          <w:szCs w:val="24"/>
        </w:rPr>
        <w:t>y</w:t>
      </w:r>
      <w:r w:rsidRPr="24D47E9E">
        <w:rPr>
          <w:rFonts w:ascii="Times New Roman" w:eastAsia="Times New Roman" w:hAnsi="Times New Roman" w:cs="Times New Roman"/>
          <w:i/>
          <w:iCs/>
          <w:sz w:val="24"/>
          <w:szCs w:val="24"/>
          <w:vertAlign w:val="superscript"/>
        </w:rPr>
        <w:t>2</w:t>
      </w:r>
      <w:r w:rsidRPr="24D47E9E">
        <w:rPr>
          <w:rFonts w:ascii="Times New Roman" w:eastAsia="Times New Roman" w:hAnsi="Times New Roman" w:cs="Times New Roman"/>
          <w:i/>
          <w:iCs/>
          <w:sz w:val="24"/>
          <w:szCs w:val="24"/>
        </w:rPr>
        <w:t xml:space="preserve"> = x</w:t>
      </w:r>
      <w:r w:rsidRPr="24D47E9E">
        <w:rPr>
          <w:rFonts w:ascii="Times New Roman" w:eastAsia="Times New Roman" w:hAnsi="Times New Roman" w:cs="Times New Roman"/>
          <w:i/>
          <w:iCs/>
          <w:sz w:val="24"/>
          <w:szCs w:val="24"/>
          <w:vertAlign w:val="superscript"/>
        </w:rPr>
        <w:t>3</w:t>
      </w:r>
      <w:r w:rsidRPr="24D47E9E">
        <w:rPr>
          <w:rFonts w:ascii="Times New Roman" w:eastAsia="Times New Roman" w:hAnsi="Times New Roman" w:cs="Times New Roman"/>
          <w:i/>
          <w:iCs/>
          <w:sz w:val="24"/>
          <w:szCs w:val="24"/>
        </w:rPr>
        <w:t>+ax+b</w:t>
      </w:r>
      <w:r w:rsidRPr="0023465D">
        <w:rPr>
          <w:rFonts w:ascii="Times New Roman" w:eastAsia="Times New Roman" w:hAnsi="Times New Roman" w:cs="Times New Roman"/>
          <w:sz w:val="24"/>
          <w:szCs w:val="24"/>
        </w:rPr>
        <w:t xml:space="preserve">. Like other group-based cryptographic algorithms, ECC also requires a finite field of elements, which usually contains integers modulo a prime </w:t>
      </w:r>
      <w:r w:rsidRPr="24D47E9E">
        <w:rPr>
          <w:rFonts w:ascii="Times New Roman" w:eastAsia="Times New Roman" w:hAnsi="Times New Roman" w:cs="Times New Roman"/>
          <w:i/>
          <w:iCs/>
          <w:sz w:val="24"/>
          <w:szCs w:val="24"/>
        </w:rPr>
        <w:t xml:space="preserve">k, </w:t>
      </w:r>
      <w:r w:rsidRPr="0023465D">
        <w:rPr>
          <w:rFonts w:ascii="Times New Roman" w:eastAsia="Times New Roman" w:hAnsi="Times New Roman" w:cs="Times New Roman"/>
          <w:sz w:val="24"/>
          <w:szCs w:val="24"/>
        </w:rPr>
        <w:t xml:space="preserve">and suitable security is achieved when </w:t>
      </w:r>
      <w:r w:rsidRPr="24D47E9E">
        <w:rPr>
          <w:rFonts w:ascii="Times New Roman" w:eastAsia="Times New Roman" w:hAnsi="Times New Roman" w:cs="Times New Roman"/>
          <w:i/>
          <w:iCs/>
          <w:sz w:val="24"/>
          <w:szCs w:val="24"/>
        </w:rPr>
        <w:t>k</w:t>
      </w:r>
      <w:r w:rsidRPr="0023465D">
        <w:rPr>
          <w:rFonts w:ascii="Times New Roman" w:eastAsia="Times New Roman" w:hAnsi="Times New Roman" w:cs="Times New Roman"/>
          <w:sz w:val="24"/>
          <w:szCs w:val="24"/>
        </w:rPr>
        <w:t xml:space="preserve"> is close to 160 bits. The private key (p) is a random integer which is less than the order of the generator </w:t>
      </w:r>
      <w:r w:rsidRPr="24D47E9E">
        <w:rPr>
          <w:rFonts w:ascii="Times New Roman" w:eastAsia="Times New Roman" w:hAnsi="Times New Roman" w:cs="Times New Roman"/>
          <w:i/>
          <w:iCs/>
          <w:sz w:val="24"/>
          <w:szCs w:val="24"/>
        </w:rPr>
        <w:t xml:space="preserve">n </w:t>
      </w:r>
      <w:r w:rsidRPr="0023465D">
        <w:rPr>
          <w:rFonts w:ascii="Times New Roman" w:eastAsia="Times New Roman" w:hAnsi="Times New Roman" w:cs="Times New Roman"/>
          <w:sz w:val="24"/>
          <w:szCs w:val="24"/>
        </w:rPr>
        <w:t xml:space="preserve">and the </w:t>
      </w:r>
      <w:r w:rsidRPr="0023465D">
        <w:rPr>
          <w:rFonts w:ascii="Times New Roman" w:eastAsia="Times New Roman" w:hAnsi="Times New Roman" w:cs="Times New Roman"/>
          <w:sz w:val="24"/>
          <w:szCs w:val="24"/>
        </w:rPr>
        <w:lastRenderedPageBreak/>
        <w:t xml:space="preserve">public key (P) is calculated by multiplying the private key with a point on the elliptic curve (G) i.e., </w:t>
      </w:r>
      <w:r w:rsidRPr="24D47E9E">
        <w:rPr>
          <w:rFonts w:ascii="Times New Roman" w:eastAsia="Times New Roman" w:hAnsi="Times New Roman" w:cs="Times New Roman"/>
          <w:i/>
          <w:iCs/>
          <w:sz w:val="24"/>
          <w:szCs w:val="24"/>
        </w:rPr>
        <w:t xml:space="preserve">P = </w:t>
      </w:r>
      <w:proofErr w:type="spellStart"/>
      <w:r w:rsidRPr="24D47E9E">
        <w:rPr>
          <w:rFonts w:ascii="Times New Roman" w:eastAsia="Times New Roman" w:hAnsi="Times New Roman" w:cs="Times New Roman"/>
          <w:i/>
          <w:iCs/>
          <w:sz w:val="24"/>
          <w:szCs w:val="24"/>
        </w:rPr>
        <w:t>pG</w:t>
      </w:r>
      <w:r w:rsidRPr="0023465D">
        <w:rPr>
          <w:rFonts w:ascii="Times New Roman" w:eastAsia="Times New Roman" w:hAnsi="Times New Roman" w:cs="Times New Roman"/>
          <w:sz w:val="24"/>
          <w:szCs w:val="24"/>
        </w:rPr>
        <w:t>.</w:t>
      </w:r>
      <w:proofErr w:type="spellEnd"/>
      <w:r w:rsidRPr="0023465D">
        <w:rPr>
          <w:rFonts w:ascii="Times New Roman" w:eastAsia="Times New Roman" w:hAnsi="Times New Roman" w:cs="Times New Roman"/>
          <w:sz w:val="24"/>
          <w:szCs w:val="24"/>
        </w:rPr>
        <w:t xml:space="preserve"> In ECDSA, key pairs are generated with reference to a particular set of domain parameters such that the public key (P), </w:t>
      </w:r>
      <w:r w:rsidR="001E035F" w:rsidRPr="0023465D">
        <w:rPr>
          <w:rFonts w:ascii="Times New Roman" w:eastAsia="Times New Roman" w:hAnsi="Times New Roman" w:cs="Times New Roman"/>
          <w:sz w:val="24"/>
          <w:szCs w:val="24"/>
        </w:rPr>
        <w:t xml:space="preserve">the </w:t>
      </w:r>
      <w:r w:rsidRPr="0023465D">
        <w:rPr>
          <w:rFonts w:ascii="Times New Roman" w:eastAsia="Times New Roman" w:hAnsi="Times New Roman" w:cs="Times New Roman"/>
          <w:sz w:val="24"/>
          <w:szCs w:val="24"/>
        </w:rPr>
        <w:t>private key (p) and this set of domain parameters are mathematically related to each other [</w:t>
      </w:r>
      <w:r w:rsidR="002C0091"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 xml:space="preserve">3]. </w:t>
      </w:r>
    </w:p>
    <w:p w14:paraId="2CBD0DF0" w14:textId="77777777" w:rsidR="00B97E76" w:rsidRPr="0023465D" w:rsidRDefault="00B97E76"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In Ethereum, a 32-byte private key and a 64-byte public key is generated for every account. This public key undergoes a Keccak-256 hash resulting in a 32-byte output hash string. The right most or the last 20-bytes of this hash string is used as an account address [1</w:t>
      </w:r>
      <w:r w:rsidR="002C0091" w:rsidRPr="0023465D">
        <w:rPr>
          <w:rFonts w:ascii="Times New Roman" w:eastAsia="Times New Roman" w:hAnsi="Times New Roman" w:cs="Times New Roman"/>
          <w:sz w:val="24"/>
          <w:szCs w:val="24"/>
        </w:rPr>
        <w:t>6</w:t>
      </w:r>
      <w:r w:rsidRPr="0023465D">
        <w:rPr>
          <w:rFonts w:ascii="Times New Roman" w:eastAsia="Times New Roman" w:hAnsi="Times New Roman" w:cs="Times New Roman"/>
          <w:sz w:val="24"/>
          <w:szCs w:val="24"/>
        </w:rPr>
        <w:t>]. This account address is usually prefixed with a ‘0x’ to represent that it is in Hexadecimal format. The mathematical and implementation details for ECDSA are quite complex and not easily understandable, which is one of the reasons why it is not being implemented at a large scale. In short, it can be thought of as an elliptic curve analog to Digital Signature Algorithm. As far as security is concerned, even after decades of research, cryptographers couldn’t come up with a computationally practicable method to solve the discrete-logarithm for elliptic curves. [</w:t>
      </w:r>
      <w:r w:rsidR="002C0091"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4]</w:t>
      </w:r>
    </w:p>
    <w:p w14:paraId="6BCC6ADB" w14:textId="77777777" w:rsidR="00B97E76" w:rsidRPr="0023465D" w:rsidRDefault="00B97E76"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One of the primary advantages of ECC over traditional asymmetric key algorithms is the key size. Currently, RSA is the most popular and considered a secure encryption algorithm but, a 256-bit ECC key offers the same level of security as a 3072-bit RSA key. The following table offers a more detailed view of key comparisons:    </w:t>
      </w:r>
    </w:p>
    <w:p w14:paraId="1C2C3604" w14:textId="77777777" w:rsidR="00B97E76" w:rsidRDefault="00B97E76" w:rsidP="00D11BE0">
      <w:pPr>
        <w:spacing w:after="0" w:line="240" w:lineRule="auto"/>
        <w:jc w:val="center"/>
        <w:rPr>
          <w:rFonts w:ascii="Times New Roman" w:hAnsi="Times New Roman" w:cs="Times New Roman"/>
          <w:color w:val="FF0000"/>
          <w:sz w:val="24"/>
        </w:rPr>
      </w:pPr>
      <w:r w:rsidRPr="00705EB8">
        <w:rPr>
          <w:rFonts w:ascii="Times New Roman" w:hAnsi="Times New Roman" w:cs="Times New Roman"/>
          <w:noProof/>
        </w:rPr>
        <w:drawing>
          <wp:inline distT="0" distB="0" distL="0" distR="0" wp14:anchorId="079F6FB4" wp14:editId="0A8D0D6F">
            <wp:extent cx="3642360" cy="174651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1614" cy="1789312"/>
                    </a:xfrm>
                    <a:prstGeom prst="rect">
                      <a:avLst/>
                    </a:prstGeom>
                  </pic:spPr>
                </pic:pic>
              </a:graphicData>
            </a:graphic>
          </wp:inline>
        </w:drawing>
      </w:r>
    </w:p>
    <w:p w14:paraId="67210500" w14:textId="6A3457EA" w:rsidR="000C4228" w:rsidRPr="0023465D" w:rsidRDefault="00A878D2" w:rsidP="0023465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w:t>
      </w:r>
      <w:r w:rsidR="000C4228" w:rsidRPr="0023465D">
        <w:rPr>
          <w:rFonts w:ascii="Times New Roman" w:eastAsia="Times New Roman" w:hAnsi="Times New Roman" w:cs="Times New Roman"/>
          <w:sz w:val="24"/>
          <w:szCs w:val="24"/>
        </w:rPr>
        <w:t xml:space="preserve"> 3.3 RSA vs ECC Key Size Comparison</w:t>
      </w:r>
    </w:p>
    <w:p w14:paraId="78C9D120" w14:textId="77777777" w:rsidR="00B97E76" w:rsidRPr="0023465D" w:rsidRDefault="00B97E76" w:rsidP="0023465D">
      <w:pPr>
        <w:spacing w:after="0" w:line="240" w:lineRule="auto"/>
        <w:jc w:val="center"/>
        <w:rPr>
          <w:rFonts w:ascii="Times New Roman" w:eastAsia="Times New Roman" w:hAnsi="Times New Roman" w:cs="Times New Roman"/>
        </w:rPr>
      </w:pPr>
      <w:r w:rsidRPr="0023465D">
        <w:rPr>
          <w:rFonts w:ascii="Times New Roman" w:eastAsia="Times New Roman" w:hAnsi="Times New Roman" w:cs="Times New Roman"/>
        </w:rPr>
        <w:t xml:space="preserve">Source: “The case for Elliptic Curve Cryptography.” National Security Agency. 15 January 2009. Web. 3 October 2016. </w:t>
      </w:r>
    </w:p>
    <w:p w14:paraId="7168A9B0" w14:textId="77777777" w:rsidR="00B97E76" w:rsidRPr="00705EB8" w:rsidRDefault="00B97E76" w:rsidP="00B97E76">
      <w:pPr>
        <w:spacing w:after="0" w:line="240" w:lineRule="auto"/>
        <w:rPr>
          <w:rFonts w:ascii="Times New Roman" w:hAnsi="Times New Roman" w:cs="Times New Roman"/>
          <w:sz w:val="24"/>
        </w:rPr>
      </w:pPr>
    </w:p>
    <w:p w14:paraId="5742C8E3" w14:textId="77777777" w:rsidR="00B97E76" w:rsidRPr="0023465D" w:rsidRDefault="00B97E76"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So, even with a shorter key length, it requires more time to break an ECC key than an RSA key. Following is a graph comparing the key size and the MIPS years to break it for RSA, DSA, and ECC:</w:t>
      </w:r>
    </w:p>
    <w:p w14:paraId="3821815C" w14:textId="77777777" w:rsidR="00B97E76" w:rsidRDefault="00B97E76" w:rsidP="00B97E76">
      <w:pPr>
        <w:spacing w:after="0" w:line="240" w:lineRule="auto"/>
        <w:jc w:val="center"/>
        <w:rPr>
          <w:rFonts w:ascii="Times New Roman" w:hAnsi="Times New Roman" w:cs="Times New Roman"/>
          <w:color w:val="FF0000"/>
          <w:sz w:val="24"/>
        </w:rPr>
      </w:pPr>
      <w:r w:rsidRPr="00705EB8">
        <w:rPr>
          <w:rFonts w:ascii="Times New Roman" w:hAnsi="Times New Roman" w:cs="Times New Roman"/>
          <w:noProof/>
        </w:rPr>
        <w:drawing>
          <wp:inline distT="0" distB="0" distL="0" distR="0" wp14:anchorId="604901E9" wp14:editId="6BDB3663">
            <wp:extent cx="4499079"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1511" cy="2895960"/>
                    </a:xfrm>
                    <a:prstGeom prst="rect">
                      <a:avLst/>
                    </a:prstGeom>
                  </pic:spPr>
                </pic:pic>
              </a:graphicData>
            </a:graphic>
          </wp:inline>
        </w:drawing>
      </w:r>
    </w:p>
    <w:p w14:paraId="786C788A" w14:textId="77777777" w:rsidR="004B39BF" w:rsidRPr="0023465D" w:rsidRDefault="004B39BF" w:rsidP="0023465D">
      <w:pPr>
        <w:spacing w:after="120" w:line="24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3.4 Time to Break key (MIPS years)</w:t>
      </w:r>
    </w:p>
    <w:p w14:paraId="74594954" w14:textId="77777777" w:rsidR="00B97E76" w:rsidRPr="0023465D" w:rsidRDefault="00B97E76" w:rsidP="0023465D">
      <w:pPr>
        <w:spacing w:after="0" w:line="240" w:lineRule="auto"/>
        <w:jc w:val="center"/>
        <w:rPr>
          <w:rFonts w:ascii="Times New Roman" w:eastAsia="Times New Roman" w:hAnsi="Times New Roman" w:cs="Times New Roman"/>
        </w:rPr>
      </w:pPr>
      <w:r w:rsidRPr="0023465D">
        <w:rPr>
          <w:rFonts w:ascii="Times New Roman" w:eastAsia="Times New Roman" w:hAnsi="Times New Roman" w:cs="Times New Roman"/>
        </w:rPr>
        <w:t xml:space="preserve">Source: </w:t>
      </w:r>
      <w:proofErr w:type="spellStart"/>
      <w:r w:rsidRPr="0023465D">
        <w:rPr>
          <w:rFonts w:ascii="Times New Roman" w:eastAsia="Times New Roman" w:hAnsi="Times New Roman" w:cs="Times New Roman"/>
        </w:rPr>
        <w:t>Alimohammadi</w:t>
      </w:r>
      <w:proofErr w:type="spellEnd"/>
      <w:r w:rsidRPr="0023465D">
        <w:rPr>
          <w:rFonts w:ascii="Times New Roman" w:eastAsia="Times New Roman" w:hAnsi="Times New Roman" w:cs="Times New Roman"/>
        </w:rPr>
        <w:t xml:space="preserve">, M., and A. A. </w:t>
      </w:r>
      <w:proofErr w:type="spellStart"/>
      <w:r w:rsidRPr="0023465D">
        <w:rPr>
          <w:rFonts w:ascii="Times New Roman" w:eastAsia="Times New Roman" w:hAnsi="Times New Roman" w:cs="Times New Roman"/>
        </w:rPr>
        <w:t>Pouyan</w:t>
      </w:r>
      <w:proofErr w:type="spellEnd"/>
      <w:r w:rsidRPr="0023465D">
        <w:rPr>
          <w:rFonts w:ascii="Times New Roman" w:eastAsia="Times New Roman" w:hAnsi="Times New Roman" w:cs="Times New Roman"/>
        </w:rPr>
        <w:t xml:space="preserve">. "Performance Analysis of Cryptography Methods for Secure Message Exchanging in VANET." </w:t>
      </w:r>
      <w:r w:rsidRPr="24D47E9E">
        <w:rPr>
          <w:rFonts w:ascii="Times New Roman" w:eastAsia="Times New Roman" w:hAnsi="Times New Roman" w:cs="Times New Roman"/>
          <w:i/>
          <w:iCs/>
        </w:rPr>
        <w:t>International Journal of Scientific &amp; Engineering Research</w:t>
      </w:r>
      <w:r w:rsidRPr="0023465D">
        <w:rPr>
          <w:rFonts w:ascii="Times New Roman" w:eastAsia="Times New Roman" w:hAnsi="Times New Roman" w:cs="Times New Roman"/>
        </w:rPr>
        <w:t xml:space="preserve"> 5.2 (2014): 912.</w:t>
      </w:r>
    </w:p>
    <w:p w14:paraId="205F1DD1" w14:textId="77777777" w:rsidR="00B97E76" w:rsidRPr="00705EB8" w:rsidRDefault="00B97E76" w:rsidP="00B97E76">
      <w:pPr>
        <w:spacing w:after="0" w:line="240" w:lineRule="auto"/>
        <w:rPr>
          <w:rFonts w:ascii="Times New Roman" w:hAnsi="Times New Roman" w:cs="Times New Roman"/>
        </w:rPr>
      </w:pPr>
    </w:p>
    <w:p w14:paraId="7C07AFF7" w14:textId="77777777" w:rsidR="00B97E76" w:rsidRPr="0023465D" w:rsidRDefault="00B97E76"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One more interesting way to compare the difficulty levels of algorithms is that “a cryptosystem is said to offer pool security if breaking it requires as much energy as it takes to boil a single Olympic size swimming pool (i.e., 2500 cubic meters of water).” [</w:t>
      </w:r>
      <w:r w:rsidR="002C0091"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5] By this standard, it takes less energy to break a 228-bit RSA key than to boil a teaspoon of water. Conversely, it would take more energy to break a 228-bit ECC key than to boil all the water on earth. [</w:t>
      </w:r>
      <w:r w:rsidR="002C0091"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6]</w:t>
      </w:r>
    </w:p>
    <w:p w14:paraId="4DF69D27" w14:textId="77777777" w:rsidR="00B97E76" w:rsidRPr="0023465D" w:rsidRDefault="00B97E76"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Also, an ECC key requires less storage space when compared to an RSA key. The key generation time is faster in ECC and the encryption and decryption process utilizes less CPU. With all these advantages, ECDSA is suitable for high-end devices like laptops and desktops as well as low-end IoT devices like raspberry </w:t>
      </w:r>
      <w:proofErr w:type="spellStart"/>
      <w:r w:rsidRPr="0023465D">
        <w:rPr>
          <w:rFonts w:ascii="Times New Roman" w:eastAsia="Times New Roman" w:hAnsi="Times New Roman" w:cs="Times New Roman"/>
          <w:sz w:val="24"/>
          <w:szCs w:val="24"/>
        </w:rPr>
        <w:t>pis</w:t>
      </w:r>
      <w:proofErr w:type="spellEnd"/>
      <w:r w:rsidRPr="0023465D">
        <w:rPr>
          <w:rFonts w:ascii="Times New Roman" w:eastAsia="Times New Roman" w:hAnsi="Times New Roman" w:cs="Times New Roman"/>
          <w:sz w:val="24"/>
          <w:szCs w:val="24"/>
        </w:rPr>
        <w:t xml:space="preserve"> and other embedded systems. ECDSA offers efficient </w:t>
      </w:r>
      <w:r w:rsidRPr="0023465D">
        <w:rPr>
          <w:rFonts w:ascii="Times New Roman" w:eastAsia="Times New Roman" w:hAnsi="Times New Roman" w:cs="Times New Roman"/>
          <w:sz w:val="24"/>
          <w:szCs w:val="24"/>
        </w:rPr>
        <w:lastRenderedPageBreak/>
        <w:t>digital signature creation and verification services with less hardware and software resources while maintaining strong security. [</w:t>
      </w:r>
      <w:r w:rsidR="002C0091"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7]</w:t>
      </w:r>
    </w:p>
    <w:p w14:paraId="08F7B5EA" w14:textId="77777777" w:rsidR="00B97E76" w:rsidRPr="00705EB8" w:rsidRDefault="00B97E76" w:rsidP="00B97E76">
      <w:pPr>
        <w:spacing w:after="0" w:line="240" w:lineRule="auto"/>
        <w:jc w:val="both"/>
        <w:rPr>
          <w:rFonts w:ascii="Times New Roman" w:hAnsi="Times New Roman" w:cs="Times New Roman"/>
          <w:sz w:val="24"/>
        </w:rPr>
      </w:pPr>
    </w:p>
    <w:p w14:paraId="220A9632" w14:textId="77777777" w:rsidR="00B97E76" w:rsidRPr="0023465D" w:rsidRDefault="00B97E76" w:rsidP="0023465D">
      <w:pPr>
        <w:spacing w:after="0" w:line="480" w:lineRule="auto"/>
        <w:jc w:val="both"/>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Keccak-256:</w:t>
      </w:r>
    </w:p>
    <w:p w14:paraId="0B30BAE2" w14:textId="77777777" w:rsidR="00B97E76" w:rsidRPr="0023465D" w:rsidRDefault="00B97E76" w:rsidP="0023465D">
      <w:pPr>
        <w:spacing w:after="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rPr>
        <w:tab/>
      </w:r>
      <w:r w:rsidRPr="0023465D">
        <w:rPr>
          <w:rFonts w:ascii="Times New Roman" w:eastAsia="Times New Roman" w:hAnsi="Times New Roman" w:cs="Times New Roman"/>
          <w:sz w:val="24"/>
          <w:szCs w:val="24"/>
        </w:rPr>
        <w:t>Keccak is a family of sponge functions which forms the basis for SHA-3 standard approved by the National Institute of Standards &amp; Technology [</w:t>
      </w:r>
      <w:r w:rsidR="002C0091"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 xml:space="preserve">8]. Usually, in primitive hash functions, the length of the output hash string is fixed, no matter what the input size is. But, in </w:t>
      </w:r>
      <w:r w:rsidR="001E035F" w:rsidRPr="0023465D">
        <w:rPr>
          <w:rFonts w:ascii="Times New Roman" w:eastAsia="Times New Roman" w:hAnsi="Times New Roman" w:cs="Times New Roman"/>
          <w:sz w:val="24"/>
          <w:szCs w:val="24"/>
        </w:rPr>
        <w:t xml:space="preserve">the </w:t>
      </w:r>
      <w:r w:rsidRPr="0023465D">
        <w:rPr>
          <w:rFonts w:ascii="Times New Roman" w:eastAsia="Times New Roman" w:hAnsi="Times New Roman" w:cs="Times New Roman"/>
          <w:sz w:val="24"/>
          <w:szCs w:val="24"/>
        </w:rPr>
        <w:t>case of a sponge construction, the hash function maps variable-length input to variable-length output. Cryptographic hash functions are said to be secure if their behavior is close to a random oracle i.e., a truly random output string is returned for every unique query. Since all the hash functions in use operate on a finite memory, there is a chance for collisions i.e., different inputs might result in the same output [</w:t>
      </w:r>
      <w:r w:rsidR="002C0091"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9]. So, in practice, it is impossible to implement a truly random oracle</w:t>
      </w:r>
      <w:r w:rsidR="002C0091" w:rsidRPr="0023465D">
        <w:rPr>
          <w:rFonts w:ascii="Times New Roman" w:eastAsia="Times New Roman" w:hAnsi="Times New Roman" w:cs="Times New Roman"/>
          <w:sz w:val="24"/>
          <w:szCs w:val="24"/>
        </w:rPr>
        <w:t xml:space="preserve"> [3</w:t>
      </w:r>
      <w:r w:rsidRPr="0023465D">
        <w:rPr>
          <w:rFonts w:ascii="Times New Roman" w:eastAsia="Times New Roman" w:hAnsi="Times New Roman" w:cs="Times New Roman"/>
          <w:sz w:val="24"/>
          <w:szCs w:val="24"/>
        </w:rPr>
        <w:t xml:space="preserve">0]. But, the creators of Keccak claim that a random sponge, which can be obtained by applying the sponge construction with a random permutation, offers security that is close to a random oracle. So, random sponges can act as a substitute to random oracles in terms of providing security. </w:t>
      </w:r>
    </w:p>
    <w:p w14:paraId="677E24D9" w14:textId="77777777" w:rsidR="00B97E76" w:rsidRPr="0023465D" w:rsidRDefault="00B97E76" w:rsidP="0023465D">
      <w:pPr>
        <w:spacing w:after="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rPr>
        <w:tab/>
      </w:r>
      <w:r w:rsidRPr="0023465D">
        <w:rPr>
          <w:rFonts w:ascii="Times New Roman" w:eastAsia="Times New Roman" w:hAnsi="Times New Roman" w:cs="Times New Roman"/>
          <w:sz w:val="24"/>
          <w:szCs w:val="24"/>
        </w:rPr>
        <w:t xml:space="preserve">The sponge construction operates on a state of </w:t>
      </w:r>
      <w:r w:rsidRPr="24D47E9E">
        <w:rPr>
          <w:rFonts w:ascii="Times New Roman" w:eastAsia="Times New Roman" w:hAnsi="Times New Roman" w:cs="Times New Roman"/>
          <w:i/>
          <w:iCs/>
          <w:sz w:val="24"/>
          <w:szCs w:val="24"/>
        </w:rPr>
        <w:t>b=</w:t>
      </w:r>
      <w:proofErr w:type="spellStart"/>
      <w:r w:rsidRPr="24D47E9E">
        <w:rPr>
          <w:rFonts w:ascii="Times New Roman" w:eastAsia="Times New Roman" w:hAnsi="Times New Roman" w:cs="Times New Roman"/>
          <w:i/>
          <w:iCs/>
          <w:sz w:val="24"/>
          <w:szCs w:val="24"/>
        </w:rPr>
        <w:t>r+c</w:t>
      </w:r>
      <w:proofErr w:type="spellEnd"/>
      <w:r w:rsidRPr="0023465D">
        <w:rPr>
          <w:rFonts w:ascii="Times New Roman" w:eastAsia="Times New Roman" w:hAnsi="Times New Roman" w:cs="Times New Roman"/>
          <w:sz w:val="24"/>
          <w:szCs w:val="24"/>
        </w:rPr>
        <w:t xml:space="preserve"> bits where b denotes the width of the permutation, r is the bitrate, and c is the capacity. It is recommended to use the largest permutation (</w:t>
      </w:r>
      <w:r w:rsidRPr="24D47E9E">
        <w:rPr>
          <w:rFonts w:ascii="Times New Roman" w:eastAsia="Times New Roman" w:hAnsi="Times New Roman" w:cs="Times New Roman"/>
          <w:i/>
          <w:iCs/>
          <w:sz w:val="24"/>
          <w:szCs w:val="24"/>
        </w:rPr>
        <w:t>b=1600</w:t>
      </w:r>
      <w:r w:rsidRPr="0023465D">
        <w:rPr>
          <w:rFonts w:ascii="Times New Roman" w:eastAsia="Times New Roman" w:hAnsi="Times New Roman" w:cs="Times New Roman"/>
          <w:sz w:val="24"/>
          <w:szCs w:val="24"/>
        </w:rPr>
        <w:t xml:space="preserve">) but lower permutations (as low as </w:t>
      </w:r>
      <w:r w:rsidRPr="24D47E9E">
        <w:rPr>
          <w:rFonts w:ascii="Times New Roman" w:eastAsia="Times New Roman" w:hAnsi="Times New Roman" w:cs="Times New Roman"/>
          <w:i/>
          <w:iCs/>
          <w:sz w:val="24"/>
          <w:szCs w:val="24"/>
        </w:rPr>
        <w:t>b=25</w:t>
      </w:r>
      <w:r w:rsidRPr="0023465D">
        <w:rPr>
          <w:rFonts w:ascii="Times New Roman" w:eastAsia="Times New Roman" w:hAnsi="Times New Roman" w:cs="Times New Roman"/>
          <w:sz w:val="24"/>
          <w:szCs w:val="24"/>
        </w:rPr>
        <w:t>) are also available for environments with constrained resources. Each permutation consists the iteration of a simple round function. The round function is a permutation-substitution network with 5-bit S-boxes. The choice of operations in round function is limited to rotations, bitwise XOR, AND, and NOT. [</w:t>
      </w:r>
      <w:r w:rsidR="002C0091"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 xml:space="preserve">9] </w:t>
      </w:r>
    </w:p>
    <w:p w14:paraId="6D58943D" w14:textId="77777777" w:rsidR="00B97E76" w:rsidRPr="0023465D" w:rsidRDefault="00B97E76" w:rsidP="0023465D">
      <w:pPr>
        <w:spacing w:after="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rPr>
        <w:tab/>
      </w:r>
      <w:r w:rsidRPr="0023465D">
        <w:rPr>
          <w:rFonts w:ascii="Times New Roman" w:eastAsia="Times New Roman" w:hAnsi="Times New Roman" w:cs="Times New Roman"/>
          <w:sz w:val="24"/>
          <w:szCs w:val="24"/>
        </w:rPr>
        <w:t xml:space="preserve">The arbitrary-output length makes Keccak applicable to various use cases of which tree hashing is one. This makes it suitable for building transaction trees in the Ethereum blockchain. Ethereum uses both Keccak 256-bit and Keccak-512 bit hash values. For Keccak 256, the </w:t>
      </w:r>
      <w:r w:rsidRPr="0023465D">
        <w:rPr>
          <w:rFonts w:ascii="Times New Roman" w:eastAsia="Times New Roman" w:hAnsi="Times New Roman" w:cs="Times New Roman"/>
          <w:sz w:val="24"/>
          <w:szCs w:val="24"/>
        </w:rPr>
        <w:lastRenderedPageBreak/>
        <w:t xml:space="preserve">parameters used are </w:t>
      </w:r>
      <w:r w:rsidRPr="24D47E9E">
        <w:rPr>
          <w:rFonts w:ascii="Times New Roman" w:eastAsia="Times New Roman" w:hAnsi="Times New Roman" w:cs="Times New Roman"/>
          <w:i/>
          <w:iCs/>
          <w:sz w:val="24"/>
          <w:szCs w:val="24"/>
        </w:rPr>
        <w:t>r=1088, c=512, n=256</w:t>
      </w:r>
      <w:r w:rsidRPr="0023465D">
        <w:rPr>
          <w:rFonts w:ascii="Times New Roman" w:eastAsia="Times New Roman" w:hAnsi="Times New Roman" w:cs="Times New Roman"/>
          <w:sz w:val="24"/>
          <w:szCs w:val="24"/>
        </w:rPr>
        <w:t xml:space="preserve">. For Keccak 512, </w:t>
      </w:r>
      <w:r w:rsidRPr="24D47E9E">
        <w:rPr>
          <w:rFonts w:ascii="Times New Roman" w:eastAsia="Times New Roman" w:hAnsi="Times New Roman" w:cs="Times New Roman"/>
          <w:i/>
          <w:iCs/>
          <w:sz w:val="24"/>
          <w:szCs w:val="24"/>
        </w:rPr>
        <w:t>r=576, c=1024, n=512</w:t>
      </w:r>
      <w:r w:rsidRPr="0023465D">
        <w:rPr>
          <w:rFonts w:ascii="Times New Roman" w:eastAsia="Times New Roman" w:hAnsi="Times New Roman" w:cs="Times New Roman"/>
          <w:sz w:val="24"/>
          <w:szCs w:val="24"/>
        </w:rPr>
        <w:t xml:space="preserve">. Here, n represents the no. of rounds. </w:t>
      </w:r>
      <w:r w:rsidR="002C0091" w:rsidRPr="0023465D">
        <w:rPr>
          <w:rFonts w:ascii="Times New Roman" w:eastAsia="Times New Roman" w:hAnsi="Times New Roman" w:cs="Times New Roman"/>
          <w:sz w:val="24"/>
          <w:szCs w:val="24"/>
        </w:rPr>
        <w:t>[3</w:t>
      </w:r>
      <w:r w:rsidRPr="0023465D">
        <w:rPr>
          <w:rFonts w:ascii="Times New Roman" w:eastAsia="Times New Roman" w:hAnsi="Times New Roman" w:cs="Times New Roman"/>
          <w:sz w:val="24"/>
          <w:szCs w:val="24"/>
        </w:rPr>
        <w:t xml:space="preserve">1] Keccak complements previous standards like SHA-2 but offers better security and resistance to known attacks. All the popular hashing algorithms like MD5, SHA1, and SHA2 are based on the </w:t>
      </w:r>
      <w:proofErr w:type="spellStart"/>
      <w:r w:rsidRPr="24D47E9E">
        <w:rPr>
          <w:rFonts w:ascii="Times New Roman" w:eastAsia="Times New Roman" w:hAnsi="Times New Roman" w:cs="Times New Roman"/>
          <w:i/>
          <w:iCs/>
          <w:sz w:val="24"/>
          <w:szCs w:val="24"/>
        </w:rPr>
        <w:t>Merkle-Damgard</w:t>
      </w:r>
      <w:proofErr w:type="spellEnd"/>
      <w:r w:rsidRPr="0023465D">
        <w:rPr>
          <w:rFonts w:ascii="Times New Roman" w:eastAsia="Times New Roman" w:hAnsi="Times New Roman" w:cs="Times New Roman"/>
          <w:sz w:val="24"/>
          <w:szCs w:val="24"/>
        </w:rPr>
        <w:t xml:space="preserve"> construction which provides a method for building collision-resistant hash functions </w:t>
      </w:r>
      <w:r w:rsidR="002C0091" w:rsidRPr="0023465D">
        <w:rPr>
          <w:rFonts w:ascii="Times New Roman" w:eastAsia="Times New Roman" w:hAnsi="Times New Roman" w:cs="Times New Roman"/>
          <w:sz w:val="24"/>
          <w:szCs w:val="24"/>
        </w:rPr>
        <w:t>[3</w:t>
      </w:r>
      <w:r w:rsidRPr="0023465D">
        <w:rPr>
          <w:rFonts w:ascii="Times New Roman" w:eastAsia="Times New Roman" w:hAnsi="Times New Roman" w:cs="Times New Roman"/>
          <w:sz w:val="24"/>
          <w:szCs w:val="24"/>
        </w:rPr>
        <w:t xml:space="preserve">2]. NIST wanted the algorithm for SHA3 standard to be resistant to attacks that can be performed on SHA2 so that it can act as a substitute to SHA2 if need be. With this principle in mind, Keccak used the sponge construction instead of </w:t>
      </w:r>
      <w:proofErr w:type="spellStart"/>
      <w:r w:rsidRPr="24D47E9E">
        <w:rPr>
          <w:rFonts w:ascii="Times New Roman" w:eastAsia="Times New Roman" w:hAnsi="Times New Roman" w:cs="Times New Roman"/>
          <w:i/>
          <w:iCs/>
          <w:sz w:val="24"/>
          <w:szCs w:val="24"/>
        </w:rPr>
        <w:t>Merkle-Damgard</w:t>
      </w:r>
      <w:proofErr w:type="spellEnd"/>
      <w:r w:rsidRPr="24D47E9E">
        <w:rPr>
          <w:rFonts w:ascii="Times New Roman" w:eastAsia="Times New Roman" w:hAnsi="Times New Roman" w:cs="Times New Roman"/>
          <w:i/>
          <w:iCs/>
          <w:sz w:val="24"/>
          <w:szCs w:val="24"/>
        </w:rPr>
        <w:t>,</w:t>
      </w:r>
      <w:r w:rsidRPr="0023465D">
        <w:rPr>
          <w:rFonts w:ascii="Times New Roman" w:eastAsia="Times New Roman" w:hAnsi="Times New Roman" w:cs="Times New Roman"/>
          <w:sz w:val="24"/>
          <w:szCs w:val="24"/>
        </w:rPr>
        <w:t xml:space="preserve"> so that any successful attack on SHA1, SHA2 will not have a potential threat on SHA3. Keccak was subject to cryptanalysis and is provably secure against generic attacks. Also, Keccak does not have the length-extension weakness which was present in SHA1 and SHA2. </w:t>
      </w:r>
    </w:p>
    <w:p w14:paraId="7A3BC837" w14:textId="77777777" w:rsidR="00B97E76" w:rsidRPr="0023465D" w:rsidRDefault="00B97E76" w:rsidP="0023465D">
      <w:pPr>
        <w:spacing w:after="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rPr>
        <w:tab/>
      </w:r>
      <w:r w:rsidRPr="0023465D">
        <w:rPr>
          <w:rFonts w:ascii="Times New Roman" w:eastAsia="Times New Roman" w:hAnsi="Times New Roman" w:cs="Times New Roman"/>
          <w:sz w:val="24"/>
          <w:szCs w:val="24"/>
        </w:rPr>
        <w:t>While maintaining better security, Keccak has better performance in both hardware and software. Keccak is excellent in hardware performance and outperforms SHA2 by an order of magnitude. Throughput per area is considered as a major deciding factor while evaluating hardware performance and following is a comparison</w:t>
      </w:r>
      <w:r w:rsidR="00AF3A43" w:rsidRPr="0023465D">
        <w:rPr>
          <w:rFonts w:ascii="Times New Roman" w:eastAsia="Times New Roman" w:hAnsi="Times New Roman" w:cs="Times New Roman"/>
          <w:sz w:val="24"/>
          <w:szCs w:val="24"/>
        </w:rPr>
        <w:t xml:space="preserve"> of</w:t>
      </w:r>
      <w:r w:rsidRPr="0023465D">
        <w:rPr>
          <w:rFonts w:ascii="Times New Roman" w:eastAsia="Times New Roman" w:hAnsi="Times New Roman" w:cs="Times New Roman"/>
          <w:sz w:val="24"/>
          <w:szCs w:val="24"/>
        </w:rPr>
        <w:t xml:space="preserve"> 256-bit and 512-bit variants of SHA3 finalists: </w:t>
      </w:r>
    </w:p>
    <w:p w14:paraId="627CE116" w14:textId="77777777" w:rsidR="00B97E76" w:rsidRDefault="00B97E76" w:rsidP="00B97E76">
      <w:pPr>
        <w:spacing w:after="240" w:line="240" w:lineRule="auto"/>
        <w:jc w:val="center"/>
        <w:rPr>
          <w:rFonts w:ascii="Times New Roman" w:hAnsi="Times New Roman" w:cs="Times New Roman"/>
          <w:sz w:val="24"/>
        </w:rPr>
      </w:pPr>
      <w:r w:rsidRPr="00705EB8">
        <w:rPr>
          <w:rFonts w:ascii="Times New Roman" w:hAnsi="Times New Roman" w:cs="Times New Roman"/>
          <w:noProof/>
        </w:rPr>
        <w:drawing>
          <wp:inline distT="0" distB="0" distL="0" distR="0" wp14:anchorId="53C25FA3" wp14:editId="62DBCACD">
            <wp:extent cx="5943600" cy="227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3935"/>
                    </a:xfrm>
                    <a:prstGeom prst="rect">
                      <a:avLst/>
                    </a:prstGeom>
                  </pic:spPr>
                </pic:pic>
              </a:graphicData>
            </a:graphic>
          </wp:inline>
        </w:drawing>
      </w:r>
    </w:p>
    <w:p w14:paraId="6BD3F39D" w14:textId="77777777" w:rsidR="00AF3A43" w:rsidRPr="0023465D" w:rsidRDefault="00AF3A43" w:rsidP="0023465D">
      <w:pPr>
        <w:spacing w:after="240" w:line="24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Figure 3.5: </w:t>
      </w:r>
      <w:r w:rsidR="00CA0C92" w:rsidRPr="0023465D">
        <w:rPr>
          <w:rFonts w:ascii="Times New Roman" w:eastAsia="Times New Roman" w:hAnsi="Times New Roman" w:cs="Times New Roman"/>
          <w:sz w:val="24"/>
          <w:szCs w:val="24"/>
        </w:rPr>
        <w:t xml:space="preserve">Hardware performance comparison of </w:t>
      </w:r>
      <w:r w:rsidRPr="0023465D">
        <w:rPr>
          <w:rFonts w:ascii="Times New Roman" w:eastAsia="Times New Roman" w:hAnsi="Times New Roman" w:cs="Times New Roman"/>
          <w:sz w:val="24"/>
          <w:szCs w:val="24"/>
        </w:rPr>
        <w:t>256-bit</w:t>
      </w:r>
      <w:r w:rsidR="00CA0C92" w:rsidRPr="0023465D">
        <w:rPr>
          <w:rFonts w:ascii="Times New Roman" w:eastAsia="Times New Roman" w:hAnsi="Times New Roman" w:cs="Times New Roman"/>
          <w:sz w:val="24"/>
          <w:szCs w:val="24"/>
        </w:rPr>
        <w:t xml:space="preserve"> SHA3 finalists</w:t>
      </w:r>
    </w:p>
    <w:p w14:paraId="3D35BA15" w14:textId="77777777" w:rsidR="00B97E76" w:rsidRDefault="00B97E76" w:rsidP="00B97E76">
      <w:pPr>
        <w:spacing w:after="0" w:line="240" w:lineRule="auto"/>
        <w:jc w:val="center"/>
        <w:rPr>
          <w:rFonts w:ascii="Times New Roman" w:hAnsi="Times New Roman" w:cs="Times New Roman"/>
          <w:sz w:val="24"/>
        </w:rPr>
      </w:pPr>
      <w:r w:rsidRPr="00705EB8">
        <w:rPr>
          <w:rFonts w:ascii="Times New Roman" w:hAnsi="Times New Roman" w:cs="Times New Roman"/>
          <w:noProof/>
        </w:rPr>
        <w:lastRenderedPageBreak/>
        <w:drawing>
          <wp:inline distT="0" distB="0" distL="0" distR="0" wp14:anchorId="25000B77" wp14:editId="0DC4AAC7">
            <wp:extent cx="5943600" cy="254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1270"/>
                    </a:xfrm>
                    <a:prstGeom prst="rect">
                      <a:avLst/>
                    </a:prstGeom>
                  </pic:spPr>
                </pic:pic>
              </a:graphicData>
            </a:graphic>
          </wp:inline>
        </w:drawing>
      </w:r>
    </w:p>
    <w:p w14:paraId="51308EC5" w14:textId="77777777" w:rsidR="00CA0C92" w:rsidRPr="0023465D" w:rsidRDefault="00CA0C92" w:rsidP="0023465D">
      <w:pPr>
        <w:spacing w:after="240" w:line="24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3.6: Hardware performance comparison of 512-bit SHA3 finalists</w:t>
      </w:r>
    </w:p>
    <w:p w14:paraId="4EE1FEEC" w14:textId="77777777" w:rsidR="00B97E76" w:rsidRPr="0023465D" w:rsidRDefault="00B97E76" w:rsidP="0023465D">
      <w:pPr>
        <w:spacing w:after="0" w:line="240" w:lineRule="auto"/>
        <w:jc w:val="center"/>
        <w:rPr>
          <w:rFonts w:ascii="Times New Roman" w:eastAsia="Times New Roman" w:hAnsi="Times New Roman" w:cs="Times New Roman"/>
        </w:rPr>
      </w:pPr>
      <w:r w:rsidRPr="0023465D">
        <w:rPr>
          <w:rFonts w:ascii="Times New Roman" w:eastAsia="Times New Roman" w:hAnsi="Times New Roman" w:cs="Times New Roman"/>
        </w:rPr>
        <w:t xml:space="preserve">Source: </w:t>
      </w:r>
      <w:r w:rsidRPr="006C1A2F">
        <w:rPr>
          <w:rFonts w:ascii="Times New Roman" w:eastAsia="Times New Roman" w:hAnsi="Times New Roman" w:cs="Times New Roman"/>
        </w:rPr>
        <w:t xml:space="preserve">Latif, </w:t>
      </w:r>
      <w:proofErr w:type="spellStart"/>
      <w:r w:rsidRPr="006C1A2F">
        <w:rPr>
          <w:rFonts w:ascii="Times New Roman" w:eastAsia="Times New Roman" w:hAnsi="Times New Roman" w:cs="Times New Roman"/>
        </w:rPr>
        <w:t>Kashif</w:t>
      </w:r>
      <w:proofErr w:type="spellEnd"/>
      <w:r w:rsidRPr="006C1A2F">
        <w:rPr>
          <w:rFonts w:ascii="Times New Roman" w:eastAsia="Times New Roman" w:hAnsi="Times New Roman" w:cs="Times New Roman"/>
        </w:rPr>
        <w:t xml:space="preserve">, et al. "Efficient hardware implementations and hardware performance evaluation of SHA-3 finalists." </w:t>
      </w:r>
      <w:r w:rsidRPr="24D47E9E">
        <w:rPr>
          <w:rFonts w:ascii="Times New Roman" w:eastAsia="Times New Roman" w:hAnsi="Times New Roman" w:cs="Times New Roman"/>
          <w:i/>
          <w:iCs/>
        </w:rPr>
        <w:t>Third SHA-3 Conf. March</w:t>
      </w:r>
      <w:r w:rsidRPr="006C1A2F">
        <w:rPr>
          <w:rFonts w:ascii="Times New Roman" w:eastAsia="Times New Roman" w:hAnsi="Times New Roman" w:cs="Times New Roman"/>
        </w:rPr>
        <w:t>. 2012.</w:t>
      </w:r>
    </w:p>
    <w:p w14:paraId="4EFD7807" w14:textId="77777777" w:rsidR="00B97E76" w:rsidRPr="00705EB8" w:rsidRDefault="00B97E76" w:rsidP="00B97E76">
      <w:pPr>
        <w:spacing w:after="0" w:line="240" w:lineRule="auto"/>
        <w:jc w:val="center"/>
        <w:rPr>
          <w:rFonts w:ascii="Times New Roman" w:eastAsia="Times New Roman" w:hAnsi="Times New Roman" w:cs="Times New Roman"/>
          <w:szCs w:val="24"/>
        </w:rPr>
      </w:pPr>
    </w:p>
    <w:p w14:paraId="6CF28BA4" w14:textId="77777777" w:rsidR="00B97E76" w:rsidRPr="0023465D" w:rsidRDefault="00B97E76" w:rsidP="0023465D">
      <w:pPr>
        <w:spacing w:after="0" w:line="48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On the other hand, Keccak has an overall good software performance and is faster than SHA2 on all modern PCs.</w:t>
      </w:r>
      <w:r w:rsidRPr="0023465D">
        <w:rPr>
          <w:rFonts w:ascii="Times New Roman" w:eastAsia="Times New Roman" w:hAnsi="Times New Roman" w:cs="Times New Roman"/>
        </w:rPr>
        <w:t xml:space="preserve"> </w:t>
      </w:r>
      <w:r w:rsidRPr="0023465D">
        <w:rPr>
          <w:rFonts w:ascii="Times New Roman" w:eastAsia="Times New Roman" w:hAnsi="Times New Roman" w:cs="Times New Roman"/>
          <w:sz w:val="24"/>
          <w:szCs w:val="24"/>
        </w:rPr>
        <w:t>Following table offers a comparison of different algorithms in terms of cycles/byte and strength:</w:t>
      </w:r>
    </w:p>
    <w:p w14:paraId="2FE41062" w14:textId="77777777" w:rsidR="00B97E76" w:rsidRDefault="00B97E76" w:rsidP="00B97E76">
      <w:pPr>
        <w:spacing w:after="0" w:line="240" w:lineRule="auto"/>
        <w:jc w:val="center"/>
        <w:rPr>
          <w:rFonts w:ascii="Times New Roman" w:hAnsi="Times New Roman" w:cs="Times New Roman"/>
          <w:sz w:val="24"/>
        </w:rPr>
      </w:pPr>
      <w:r w:rsidRPr="00705EB8">
        <w:rPr>
          <w:rFonts w:ascii="Times New Roman" w:hAnsi="Times New Roman" w:cs="Times New Roman"/>
          <w:noProof/>
        </w:rPr>
        <w:drawing>
          <wp:inline distT="0" distB="0" distL="0" distR="0" wp14:anchorId="4CD83FE7" wp14:editId="1F184FD2">
            <wp:extent cx="3253740" cy="21374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1924" cy="2142792"/>
                    </a:xfrm>
                    <a:prstGeom prst="rect">
                      <a:avLst/>
                    </a:prstGeom>
                  </pic:spPr>
                </pic:pic>
              </a:graphicData>
            </a:graphic>
          </wp:inline>
        </w:drawing>
      </w:r>
    </w:p>
    <w:p w14:paraId="5B55588A" w14:textId="6AD363E2" w:rsidR="00E17DAF" w:rsidRPr="0023465D" w:rsidRDefault="00BE4725" w:rsidP="0023465D">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w:t>
      </w:r>
      <w:r w:rsidR="00E17DAF" w:rsidRPr="0023465D">
        <w:rPr>
          <w:rFonts w:ascii="Times New Roman" w:eastAsia="Times New Roman" w:hAnsi="Times New Roman" w:cs="Times New Roman"/>
          <w:sz w:val="24"/>
          <w:szCs w:val="24"/>
        </w:rPr>
        <w:t xml:space="preserve"> 3.7: Software Comparison of Hashing Algorithms</w:t>
      </w:r>
    </w:p>
    <w:p w14:paraId="74329746" w14:textId="77777777" w:rsidR="00B97E76" w:rsidRPr="0023465D" w:rsidRDefault="00B97E76" w:rsidP="0023465D">
      <w:pPr>
        <w:spacing w:after="0" w:line="240" w:lineRule="auto"/>
        <w:jc w:val="center"/>
        <w:rPr>
          <w:rFonts w:ascii="Times New Roman" w:eastAsia="Times New Roman" w:hAnsi="Times New Roman" w:cs="Times New Roman"/>
        </w:rPr>
      </w:pPr>
      <w:r w:rsidRPr="0023465D">
        <w:rPr>
          <w:rFonts w:ascii="Times New Roman" w:eastAsia="Times New Roman" w:hAnsi="Times New Roman" w:cs="Times New Roman"/>
        </w:rPr>
        <w:t xml:space="preserve">Source: </w:t>
      </w:r>
      <w:proofErr w:type="spellStart"/>
      <w:r w:rsidRPr="006C1A2F">
        <w:rPr>
          <w:rFonts w:ascii="Times New Roman" w:eastAsia="Times New Roman" w:hAnsi="Times New Roman" w:cs="Times New Roman"/>
        </w:rPr>
        <w:t>Bertoni</w:t>
      </w:r>
      <w:proofErr w:type="spellEnd"/>
      <w:r w:rsidRPr="006C1A2F">
        <w:rPr>
          <w:rFonts w:ascii="Times New Roman" w:eastAsia="Times New Roman" w:hAnsi="Times New Roman" w:cs="Times New Roman"/>
        </w:rPr>
        <w:t xml:space="preserve">, Guido, et al. "Keccak and the SHA-3 Standardization." </w:t>
      </w:r>
      <w:r w:rsidRPr="24D47E9E">
        <w:rPr>
          <w:rFonts w:ascii="Times New Roman" w:eastAsia="Times New Roman" w:hAnsi="Times New Roman" w:cs="Times New Roman"/>
          <w:i/>
          <w:iCs/>
        </w:rPr>
        <w:t>NIST, Feb</w:t>
      </w:r>
      <w:r w:rsidRPr="006C1A2F">
        <w:rPr>
          <w:rFonts w:ascii="Times New Roman" w:eastAsia="Times New Roman" w:hAnsi="Times New Roman" w:cs="Times New Roman"/>
        </w:rPr>
        <w:t xml:space="preserve"> (2013): 30.</w:t>
      </w:r>
    </w:p>
    <w:p w14:paraId="53E23CE8" w14:textId="77777777" w:rsidR="00B97E76" w:rsidRPr="00705EB8" w:rsidRDefault="00B97E76" w:rsidP="00B97E76">
      <w:pPr>
        <w:spacing w:after="0" w:line="240" w:lineRule="auto"/>
        <w:jc w:val="center"/>
        <w:rPr>
          <w:rFonts w:ascii="Times New Roman" w:eastAsia="Times New Roman" w:hAnsi="Times New Roman" w:cs="Times New Roman"/>
          <w:szCs w:val="24"/>
        </w:rPr>
      </w:pPr>
    </w:p>
    <w:p w14:paraId="29478073" w14:textId="77777777" w:rsidR="00B97E76" w:rsidRPr="0023465D" w:rsidRDefault="00B97E76"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Finally, it should be noted that SHA2 is the current NIST standard for hashing algorithms and any practical attack on SHA2 is not imminen</w:t>
      </w:r>
      <w:bookmarkStart w:id="64" w:name="_GoBack"/>
      <w:bookmarkEnd w:id="64"/>
      <w:r w:rsidRPr="0023465D">
        <w:rPr>
          <w:rFonts w:ascii="Times New Roman" w:eastAsia="Times New Roman" w:hAnsi="Times New Roman" w:cs="Times New Roman"/>
          <w:sz w:val="24"/>
          <w:szCs w:val="24"/>
        </w:rPr>
        <w:t xml:space="preserve">t. SHA3 was meant to be the fail-safe algorithm and is </w:t>
      </w:r>
      <w:r w:rsidRPr="0023465D">
        <w:rPr>
          <w:rFonts w:ascii="Times New Roman" w:eastAsia="Times New Roman" w:hAnsi="Times New Roman" w:cs="Times New Roman"/>
          <w:sz w:val="24"/>
          <w:szCs w:val="24"/>
        </w:rPr>
        <w:lastRenderedPageBreak/>
        <w:t xml:space="preserve">compatible with SHA2 message digests while offering better strength and efficient performance. </w:t>
      </w:r>
      <w:r w:rsidR="002C0091" w:rsidRPr="0023465D">
        <w:rPr>
          <w:rFonts w:ascii="Times New Roman" w:eastAsia="Times New Roman" w:hAnsi="Times New Roman" w:cs="Times New Roman"/>
          <w:sz w:val="24"/>
          <w:szCs w:val="24"/>
        </w:rPr>
        <w:t>[3</w:t>
      </w:r>
      <w:r w:rsidRPr="0023465D">
        <w:rPr>
          <w:rFonts w:ascii="Times New Roman" w:eastAsia="Times New Roman" w:hAnsi="Times New Roman" w:cs="Times New Roman"/>
          <w:sz w:val="24"/>
          <w:szCs w:val="24"/>
        </w:rPr>
        <w:t xml:space="preserve">3]  </w:t>
      </w:r>
    </w:p>
    <w:p w14:paraId="37179265" w14:textId="77777777" w:rsidR="00B97E76" w:rsidRPr="00705EB8" w:rsidRDefault="00B97E76" w:rsidP="00B97E76">
      <w:pPr>
        <w:spacing w:after="0" w:line="240" w:lineRule="auto"/>
        <w:jc w:val="both"/>
        <w:rPr>
          <w:rFonts w:ascii="Times New Roman" w:hAnsi="Times New Roman" w:cs="Times New Roman"/>
          <w:sz w:val="24"/>
        </w:rPr>
      </w:pPr>
    </w:p>
    <w:p w14:paraId="1E5805A2" w14:textId="77777777" w:rsidR="00B97E76" w:rsidRPr="0023465D" w:rsidRDefault="00B97E76" w:rsidP="0023465D">
      <w:pPr>
        <w:spacing w:after="0" w:line="480" w:lineRule="auto"/>
        <w:jc w:val="both"/>
        <w:rPr>
          <w:rFonts w:ascii="Times New Roman" w:eastAsia="Times New Roman" w:hAnsi="Times New Roman" w:cs="Times New Roman"/>
          <w:b/>
          <w:bCs/>
          <w:sz w:val="24"/>
          <w:szCs w:val="24"/>
        </w:rPr>
      </w:pPr>
      <w:proofErr w:type="spellStart"/>
      <w:r w:rsidRPr="0023465D">
        <w:rPr>
          <w:rFonts w:ascii="Times New Roman" w:eastAsia="Times New Roman" w:hAnsi="Times New Roman" w:cs="Times New Roman"/>
          <w:b/>
          <w:bCs/>
          <w:sz w:val="24"/>
          <w:szCs w:val="24"/>
        </w:rPr>
        <w:t>Kademlia</w:t>
      </w:r>
      <w:proofErr w:type="spellEnd"/>
      <w:r w:rsidRPr="0023465D">
        <w:rPr>
          <w:rFonts w:ascii="Times New Roman" w:eastAsia="Times New Roman" w:hAnsi="Times New Roman" w:cs="Times New Roman"/>
          <w:b/>
          <w:bCs/>
          <w:sz w:val="24"/>
          <w:szCs w:val="24"/>
        </w:rPr>
        <w:t>:</w:t>
      </w:r>
    </w:p>
    <w:p w14:paraId="31DCE2A2" w14:textId="77777777" w:rsidR="00B97E76" w:rsidRPr="0023465D" w:rsidRDefault="00B97E76" w:rsidP="0023465D">
      <w:pPr>
        <w:spacing w:after="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rPr>
        <w:tab/>
      </w:r>
      <w:r w:rsidRPr="0023465D">
        <w:rPr>
          <w:rFonts w:ascii="Times New Roman" w:eastAsia="Times New Roman" w:hAnsi="Times New Roman" w:cs="Times New Roman"/>
          <w:sz w:val="24"/>
          <w:szCs w:val="24"/>
        </w:rPr>
        <w:t>In Ethereum, the nodes communicate with each other through Recursive Length Prefix (RLP) protocol, an encrypted and authenticated transport protocol which is used as an encoding method to serialize objects</w:t>
      </w:r>
      <w:r w:rsidR="002C0091" w:rsidRPr="0023465D">
        <w:rPr>
          <w:rFonts w:ascii="Times New Roman" w:eastAsia="Times New Roman" w:hAnsi="Times New Roman" w:cs="Times New Roman"/>
          <w:sz w:val="24"/>
          <w:szCs w:val="24"/>
        </w:rPr>
        <w:t xml:space="preserve"> [3</w:t>
      </w:r>
      <w:r w:rsidRPr="0023465D">
        <w:rPr>
          <w:rFonts w:ascii="Times New Roman" w:eastAsia="Times New Roman" w:hAnsi="Times New Roman" w:cs="Times New Roman"/>
          <w:sz w:val="24"/>
          <w:szCs w:val="24"/>
        </w:rPr>
        <w:t xml:space="preserve">4]. Ethereum uses a </w:t>
      </w:r>
      <w:proofErr w:type="spellStart"/>
      <w:r w:rsidRPr="0023465D">
        <w:rPr>
          <w:rFonts w:ascii="Times New Roman" w:eastAsia="Times New Roman" w:hAnsi="Times New Roman" w:cs="Times New Roman"/>
          <w:sz w:val="24"/>
          <w:szCs w:val="24"/>
        </w:rPr>
        <w:t>Kademlia</w:t>
      </w:r>
      <w:proofErr w:type="spellEnd"/>
      <w:r w:rsidRPr="0023465D">
        <w:rPr>
          <w:rFonts w:ascii="Times New Roman" w:eastAsia="Times New Roman" w:hAnsi="Times New Roman" w:cs="Times New Roman"/>
          <w:sz w:val="24"/>
          <w:szCs w:val="24"/>
        </w:rPr>
        <w:t xml:space="preserve">-like peer-to-peer Distributed Hash Table (DHT) to discover and establish connections with peers. This table in each peer consists a maximum of 255 rows and each row consists information of 5 to 20 peers. The information about a peer might include the peer address, network address, timestamp, peer’s signature and other meta-data. The identity of each node (node ID) is the 256-bit cryptographic hash of the node’s public keys, while in the original </w:t>
      </w:r>
      <w:proofErr w:type="spellStart"/>
      <w:r w:rsidRPr="0023465D">
        <w:rPr>
          <w:rFonts w:ascii="Times New Roman" w:eastAsia="Times New Roman" w:hAnsi="Times New Roman" w:cs="Times New Roman"/>
          <w:sz w:val="24"/>
          <w:szCs w:val="24"/>
        </w:rPr>
        <w:t>Kademlia</w:t>
      </w:r>
      <w:proofErr w:type="spellEnd"/>
      <w:r w:rsidRPr="0023465D">
        <w:rPr>
          <w:rFonts w:ascii="Times New Roman" w:eastAsia="Times New Roman" w:hAnsi="Times New Roman" w:cs="Times New Roman"/>
          <w:sz w:val="24"/>
          <w:szCs w:val="24"/>
        </w:rPr>
        <w:t xml:space="preserve"> protocol, node IDs are random 160-bit numbers.</w:t>
      </w:r>
      <w:r w:rsidR="002C0091" w:rsidRPr="0023465D">
        <w:rPr>
          <w:rFonts w:ascii="Times New Roman" w:eastAsia="Times New Roman" w:hAnsi="Times New Roman" w:cs="Times New Roman"/>
          <w:sz w:val="24"/>
          <w:szCs w:val="24"/>
        </w:rPr>
        <w:t xml:space="preserve"> [3</w:t>
      </w:r>
      <w:r w:rsidRPr="0023465D">
        <w:rPr>
          <w:rFonts w:ascii="Times New Roman" w:eastAsia="Times New Roman" w:hAnsi="Times New Roman" w:cs="Times New Roman"/>
          <w:sz w:val="24"/>
          <w:szCs w:val="24"/>
        </w:rPr>
        <w:t xml:space="preserve">5] </w:t>
      </w:r>
    </w:p>
    <w:p w14:paraId="01EF1EF9" w14:textId="77777777" w:rsidR="00B97E76" w:rsidRPr="0023465D" w:rsidRDefault="00B97E76" w:rsidP="0023465D">
      <w:pPr>
        <w:spacing w:after="12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The original </w:t>
      </w:r>
      <w:proofErr w:type="spellStart"/>
      <w:r w:rsidRPr="0023465D">
        <w:rPr>
          <w:rFonts w:ascii="Times New Roman" w:eastAsia="Times New Roman" w:hAnsi="Times New Roman" w:cs="Times New Roman"/>
          <w:sz w:val="24"/>
          <w:szCs w:val="24"/>
        </w:rPr>
        <w:t>Kademlia</w:t>
      </w:r>
      <w:proofErr w:type="spellEnd"/>
      <w:r w:rsidRPr="0023465D">
        <w:rPr>
          <w:rFonts w:ascii="Times New Roman" w:eastAsia="Times New Roman" w:hAnsi="Times New Roman" w:cs="Times New Roman"/>
          <w:sz w:val="24"/>
          <w:szCs w:val="24"/>
        </w:rPr>
        <w:t xml:space="preserve"> protocol consists of four Remote Procedure Calls: PING, STORE, FIND_NODE, and FIND_VALUE but in the Ethereum version, FIND_VALUE and STORE packets are not implemented. The packets are signed in Ethereum unlike in the original </w:t>
      </w:r>
      <w:proofErr w:type="spellStart"/>
      <w:r w:rsidRPr="0023465D">
        <w:rPr>
          <w:rFonts w:ascii="Times New Roman" w:eastAsia="Times New Roman" w:hAnsi="Times New Roman" w:cs="Times New Roman"/>
          <w:sz w:val="24"/>
          <w:szCs w:val="24"/>
        </w:rPr>
        <w:t>Kademlia</w:t>
      </w:r>
      <w:proofErr w:type="spellEnd"/>
      <w:r w:rsidRPr="0023465D">
        <w:rPr>
          <w:rFonts w:ascii="Times New Roman" w:eastAsia="Times New Roman" w:hAnsi="Times New Roman" w:cs="Times New Roman"/>
          <w:sz w:val="24"/>
          <w:szCs w:val="24"/>
        </w:rPr>
        <w:t xml:space="preserve"> implementation. The receiver retrieves the public key from the signature and verifies t</w:t>
      </w:r>
      <w:r w:rsidR="002C0091" w:rsidRPr="0023465D">
        <w:rPr>
          <w:rFonts w:ascii="Times New Roman" w:eastAsia="Times New Roman" w:hAnsi="Times New Roman" w:cs="Times New Roman"/>
          <w:sz w:val="24"/>
          <w:szCs w:val="24"/>
        </w:rPr>
        <w:t>he signature for authenticity [3</w:t>
      </w:r>
      <w:r w:rsidRPr="0023465D">
        <w:rPr>
          <w:rFonts w:ascii="Times New Roman" w:eastAsia="Times New Roman" w:hAnsi="Times New Roman" w:cs="Times New Roman"/>
          <w:sz w:val="24"/>
          <w:szCs w:val="24"/>
        </w:rPr>
        <w:t xml:space="preserve">6]. A request through these RPCs returns the </w:t>
      </w:r>
      <w:r w:rsidRPr="24D47E9E">
        <w:rPr>
          <w:rFonts w:ascii="Times New Roman" w:eastAsia="Times New Roman" w:hAnsi="Times New Roman" w:cs="Times New Roman"/>
          <w:i/>
          <w:iCs/>
          <w:sz w:val="24"/>
          <w:szCs w:val="24"/>
        </w:rPr>
        <w:t xml:space="preserve">(IP address, UDP port, Node ID) </w:t>
      </w:r>
      <w:r w:rsidRPr="0023465D">
        <w:rPr>
          <w:rFonts w:ascii="Times New Roman" w:eastAsia="Times New Roman" w:hAnsi="Times New Roman" w:cs="Times New Roman"/>
          <w:sz w:val="24"/>
          <w:szCs w:val="24"/>
        </w:rPr>
        <w:t xml:space="preserve">from the target node and the default port for peer discovery in Ethereum is 30303 </w:t>
      </w:r>
      <w:r w:rsidR="002C0091" w:rsidRPr="0023465D">
        <w:rPr>
          <w:rFonts w:ascii="Times New Roman" w:eastAsia="Times New Roman" w:hAnsi="Times New Roman" w:cs="Times New Roman"/>
          <w:sz w:val="24"/>
          <w:szCs w:val="24"/>
        </w:rPr>
        <w:t>[3</w:t>
      </w:r>
      <w:r w:rsidRPr="0023465D">
        <w:rPr>
          <w:rFonts w:ascii="Times New Roman" w:eastAsia="Times New Roman" w:hAnsi="Times New Roman" w:cs="Times New Roman"/>
          <w:sz w:val="24"/>
          <w:szCs w:val="24"/>
        </w:rPr>
        <w:t xml:space="preserve">7]. In Ethereum, there exists few nodes which are always online and reliable. These nodes act as an entry point to the Ethereum network and all the new nodes that weren’t a part of the network before, connect to these nodes first. These are called </w:t>
      </w:r>
      <w:r w:rsidRPr="24D47E9E">
        <w:rPr>
          <w:rFonts w:ascii="Times New Roman" w:eastAsia="Times New Roman" w:hAnsi="Times New Roman" w:cs="Times New Roman"/>
          <w:i/>
          <w:iCs/>
          <w:sz w:val="24"/>
          <w:szCs w:val="24"/>
        </w:rPr>
        <w:t>bootstrap</w:t>
      </w:r>
      <w:r w:rsidRPr="0023465D">
        <w:rPr>
          <w:rFonts w:ascii="Times New Roman" w:eastAsia="Times New Roman" w:hAnsi="Times New Roman" w:cs="Times New Roman"/>
          <w:sz w:val="24"/>
          <w:szCs w:val="24"/>
        </w:rPr>
        <w:t xml:space="preserve"> nodes and are hardcoded into Ethereum clients. Bootstrap nodes store the details of all the nodes connected to them within a period of time (which is predefined) and share these details about other peers to the newly joined nodes. Go-Ethereum clients, for the frontier network, have 3 bootstrap nodes hardcoded into them:</w:t>
      </w:r>
    </w:p>
    <w:p w14:paraId="4D83D9D3" w14:textId="77777777" w:rsidR="00B97E76" w:rsidRDefault="00B97E76" w:rsidP="00B97E76">
      <w:pPr>
        <w:spacing w:after="0" w:line="240" w:lineRule="auto"/>
        <w:jc w:val="both"/>
        <w:rPr>
          <w:rFonts w:ascii="Times New Roman" w:hAnsi="Times New Roman" w:cs="Times New Roman"/>
          <w:sz w:val="24"/>
        </w:rPr>
      </w:pPr>
      <w:r w:rsidRPr="00705EB8">
        <w:rPr>
          <w:rFonts w:ascii="Times New Roman" w:hAnsi="Times New Roman" w:cs="Times New Roman"/>
          <w:noProof/>
        </w:rPr>
        <w:lastRenderedPageBreak/>
        <w:drawing>
          <wp:inline distT="0" distB="0" distL="0" distR="0" wp14:anchorId="02BAE909" wp14:editId="578AA528">
            <wp:extent cx="5943600" cy="1696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6085"/>
                    </a:xfrm>
                    <a:prstGeom prst="rect">
                      <a:avLst/>
                    </a:prstGeom>
                  </pic:spPr>
                </pic:pic>
              </a:graphicData>
            </a:graphic>
          </wp:inline>
        </w:drawing>
      </w:r>
    </w:p>
    <w:p w14:paraId="5648434D" w14:textId="77777777" w:rsidR="001A1DF0" w:rsidRPr="0023465D" w:rsidRDefault="001A1DF0" w:rsidP="0023465D">
      <w:pPr>
        <w:spacing w:after="120" w:line="24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3.8 Bootstrap nodes in Go-Ethereum</w:t>
      </w:r>
    </w:p>
    <w:p w14:paraId="2D4AD50A" w14:textId="77777777" w:rsidR="00B97E76" w:rsidRPr="0023465D" w:rsidRDefault="00B97E76" w:rsidP="24D47E9E">
      <w:pPr>
        <w:spacing w:after="0" w:line="240" w:lineRule="auto"/>
        <w:jc w:val="center"/>
        <w:rPr>
          <w:rFonts w:ascii="Times New Roman" w:eastAsia="Times New Roman" w:hAnsi="Times New Roman" w:cs="Times New Roman"/>
          <w:i/>
          <w:iCs/>
        </w:rPr>
      </w:pPr>
      <w:r w:rsidRPr="0023465D">
        <w:rPr>
          <w:rFonts w:ascii="Times New Roman" w:eastAsia="Times New Roman" w:hAnsi="Times New Roman" w:cs="Times New Roman"/>
        </w:rPr>
        <w:t xml:space="preserve">Source: </w:t>
      </w:r>
      <w:proofErr w:type="spellStart"/>
      <w:r w:rsidRPr="0023465D">
        <w:rPr>
          <w:rFonts w:ascii="Times New Roman" w:eastAsia="Times New Roman" w:hAnsi="Times New Roman" w:cs="Times New Roman"/>
        </w:rPr>
        <w:t>Szilágyi</w:t>
      </w:r>
      <w:proofErr w:type="spellEnd"/>
      <w:r w:rsidRPr="0023465D">
        <w:rPr>
          <w:rFonts w:ascii="Times New Roman" w:eastAsia="Times New Roman" w:hAnsi="Times New Roman" w:cs="Times New Roman"/>
        </w:rPr>
        <w:t xml:space="preserve">, </w:t>
      </w:r>
      <w:proofErr w:type="spellStart"/>
      <w:r w:rsidRPr="0023465D">
        <w:rPr>
          <w:rFonts w:ascii="Times New Roman" w:eastAsia="Times New Roman" w:hAnsi="Times New Roman" w:cs="Times New Roman"/>
        </w:rPr>
        <w:t>Péter</w:t>
      </w:r>
      <w:proofErr w:type="spellEnd"/>
      <w:r w:rsidRPr="0023465D">
        <w:rPr>
          <w:rFonts w:ascii="Times New Roman" w:eastAsia="Times New Roman" w:hAnsi="Times New Roman" w:cs="Times New Roman"/>
        </w:rPr>
        <w:t>. “</w:t>
      </w:r>
      <w:proofErr w:type="spellStart"/>
      <w:r w:rsidRPr="0023465D">
        <w:rPr>
          <w:rFonts w:ascii="Times New Roman" w:eastAsia="Times New Roman" w:hAnsi="Times New Roman" w:cs="Times New Roman"/>
        </w:rPr>
        <w:t>bootnodes.go</w:t>
      </w:r>
      <w:proofErr w:type="spellEnd"/>
      <w:r w:rsidRPr="0023465D">
        <w:rPr>
          <w:rFonts w:ascii="Times New Roman" w:eastAsia="Times New Roman" w:hAnsi="Times New Roman" w:cs="Times New Roman"/>
        </w:rPr>
        <w:t xml:space="preserve">”. Go-Ethereum. GitHub. 27 November 2015. Web. 14 November 2016. </w:t>
      </w:r>
      <w:r w:rsidRPr="24D47E9E">
        <w:rPr>
          <w:rFonts w:ascii="Times New Roman" w:eastAsia="Times New Roman" w:hAnsi="Times New Roman" w:cs="Times New Roman"/>
          <w:i/>
          <w:iCs/>
        </w:rPr>
        <w:t>go-</w:t>
      </w:r>
      <w:proofErr w:type="spellStart"/>
      <w:r w:rsidRPr="24D47E9E">
        <w:rPr>
          <w:rFonts w:ascii="Times New Roman" w:eastAsia="Times New Roman" w:hAnsi="Times New Roman" w:cs="Times New Roman"/>
          <w:i/>
          <w:iCs/>
        </w:rPr>
        <w:t>ethereum</w:t>
      </w:r>
      <w:proofErr w:type="spellEnd"/>
      <w:r w:rsidRPr="24D47E9E">
        <w:rPr>
          <w:rFonts w:ascii="Times New Roman" w:eastAsia="Times New Roman" w:hAnsi="Times New Roman" w:cs="Times New Roman"/>
          <w:i/>
          <w:iCs/>
        </w:rPr>
        <w:t>/</w:t>
      </w:r>
      <w:proofErr w:type="spellStart"/>
      <w:r w:rsidRPr="24D47E9E">
        <w:rPr>
          <w:rFonts w:ascii="Times New Roman" w:eastAsia="Times New Roman" w:hAnsi="Times New Roman" w:cs="Times New Roman"/>
          <w:i/>
          <w:iCs/>
        </w:rPr>
        <w:t>cmd</w:t>
      </w:r>
      <w:proofErr w:type="spellEnd"/>
      <w:r w:rsidRPr="24D47E9E">
        <w:rPr>
          <w:rFonts w:ascii="Times New Roman" w:eastAsia="Times New Roman" w:hAnsi="Times New Roman" w:cs="Times New Roman"/>
          <w:i/>
          <w:iCs/>
        </w:rPr>
        <w:t>/</w:t>
      </w:r>
      <w:proofErr w:type="spellStart"/>
      <w:r w:rsidRPr="24D47E9E">
        <w:rPr>
          <w:rFonts w:ascii="Times New Roman" w:eastAsia="Times New Roman" w:hAnsi="Times New Roman" w:cs="Times New Roman"/>
          <w:i/>
          <w:iCs/>
        </w:rPr>
        <w:t>utils</w:t>
      </w:r>
      <w:proofErr w:type="spellEnd"/>
      <w:r w:rsidRPr="24D47E9E">
        <w:rPr>
          <w:rFonts w:ascii="Times New Roman" w:eastAsia="Times New Roman" w:hAnsi="Times New Roman" w:cs="Times New Roman"/>
          <w:i/>
          <w:iCs/>
        </w:rPr>
        <w:t>/</w:t>
      </w:r>
      <w:proofErr w:type="spellStart"/>
      <w:r w:rsidRPr="24D47E9E">
        <w:rPr>
          <w:rFonts w:ascii="Times New Roman" w:eastAsia="Times New Roman" w:hAnsi="Times New Roman" w:cs="Times New Roman"/>
          <w:i/>
          <w:iCs/>
        </w:rPr>
        <w:t>bootnodes.go</w:t>
      </w:r>
      <w:proofErr w:type="spellEnd"/>
    </w:p>
    <w:p w14:paraId="2ADBA1F9" w14:textId="77777777" w:rsidR="00B97E76" w:rsidRPr="00705EB8" w:rsidRDefault="00B97E76" w:rsidP="00B97E76">
      <w:pPr>
        <w:spacing w:after="0" w:line="240" w:lineRule="auto"/>
        <w:jc w:val="center"/>
        <w:rPr>
          <w:rFonts w:ascii="Times New Roman" w:hAnsi="Times New Roman" w:cs="Times New Roman"/>
          <w:sz w:val="24"/>
        </w:rPr>
      </w:pPr>
    </w:p>
    <w:p w14:paraId="46E18FEB" w14:textId="77777777" w:rsidR="00B97E76" w:rsidRPr="0023465D" w:rsidRDefault="00B97E76"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Once a newly joined node establishes a connection with the nearby nodes, it may prune the connections to bootstrap nodes since they’re no longer required in the peer discovery mechanism. If Universal Plug and Play (UPnP) is enabled on the router, an Ethereum node also accepts incoming requests and connections as well</w:t>
      </w:r>
      <w:r w:rsidR="002C0091" w:rsidRPr="0023465D">
        <w:rPr>
          <w:rFonts w:ascii="Times New Roman" w:eastAsia="Times New Roman" w:hAnsi="Times New Roman" w:cs="Times New Roman"/>
          <w:sz w:val="24"/>
          <w:szCs w:val="24"/>
        </w:rPr>
        <w:t xml:space="preserve"> [3</w:t>
      </w:r>
      <w:r w:rsidRPr="0023465D">
        <w:rPr>
          <w:rFonts w:ascii="Times New Roman" w:eastAsia="Times New Roman" w:hAnsi="Times New Roman" w:cs="Times New Roman"/>
          <w:sz w:val="24"/>
          <w:szCs w:val="24"/>
        </w:rPr>
        <w:t xml:space="preserve">8]. </w:t>
      </w:r>
    </w:p>
    <w:p w14:paraId="565B08A1" w14:textId="77777777" w:rsidR="00B97E76" w:rsidRPr="0023465D" w:rsidRDefault="00B97E76"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The connections in Ethereum are established through an encrypted handshake which is carried out in two phases. The first phase is the key exchange involving the transmission of key material derived through a Key Derivation Function (KDF) with Elliptic Curve </w:t>
      </w:r>
      <w:proofErr w:type="spellStart"/>
      <w:r w:rsidRPr="0023465D">
        <w:rPr>
          <w:rFonts w:ascii="Times New Roman" w:eastAsia="Times New Roman" w:hAnsi="Times New Roman" w:cs="Times New Roman"/>
          <w:sz w:val="24"/>
          <w:szCs w:val="24"/>
        </w:rPr>
        <w:t>Diffie</w:t>
      </w:r>
      <w:proofErr w:type="spellEnd"/>
      <w:r w:rsidRPr="0023465D">
        <w:rPr>
          <w:rFonts w:ascii="Times New Roman" w:eastAsia="Times New Roman" w:hAnsi="Times New Roman" w:cs="Times New Roman"/>
          <w:sz w:val="24"/>
          <w:szCs w:val="24"/>
        </w:rPr>
        <w:t xml:space="preserve">-Hellman Key Exchange (ECDHE) - derived keying material. This key exchange takes place through an Elliptic Curve Integrated Encryption Scheme (ECIES) encrypted message which includes ephemeral keys for perfect forward secrecy. The second phase is the authentication and protocol negotiation phase and the capabilities that each node supports are exchanged during this phase. Two kinds of connections are possible in Ethereum, a node can connect to a known (previously connected) peer, or a node can connect to a new peer. In either case, the handshake should be successful i.e., if the handshake fails while initiating a connection to a known peer, the peer information should be deleted from the Distributed Hash Table and the connection to this peer should not be re-attempted. Once the connections are established, further communications are </w:t>
      </w:r>
      <w:r w:rsidRPr="0023465D">
        <w:rPr>
          <w:rFonts w:ascii="Times New Roman" w:eastAsia="Times New Roman" w:hAnsi="Times New Roman" w:cs="Times New Roman"/>
          <w:sz w:val="24"/>
          <w:szCs w:val="24"/>
        </w:rPr>
        <w:lastRenderedPageBreak/>
        <w:t xml:space="preserve">encrypted using the Advanced Encryption Standard (AES) 256-bit key in the counter (CTR) cipher mode. </w:t>
      </w:r>
      <w:r w:rsidR="002C0091" w:rsidRPr="0023465D">
        <w:rPr>
          <w:rFonts w:ascii="Times New Roman" w:eastAsia="Times New Roman" w:hAnsi="Times New Roman" w:cs="Times New Roman"/>
          <w:sz w:val="24"/>
          <w:szCs w:val="24"/>
        </w:rPr>
        <w:t>[3</w:t>
      </w:r>
      <w:r w:rsidRPr="0023465D">
        <w:rPr>
          <w:rFonts w:ascii="Times New Roman" w:eastAsia="Times New Roman" w:hAnsi="Times New Roman" w:cs="Times New Roman"/>
          <w:sz w:val="24"/>
          <w:szCs w:val="24"/>
        </w:rPr>
        <w:t xml:space="preserve">6]   </w:t>
      </w:r>
    </w:p>
    <w:p w14:paraId="78261BA0" w14:textId="0F930E1C" w:rsidR="00B96532" w:rsidRPr="00B43E90" w:rsidRDefault="00B97E76" w:rsidP="00B43E90">
      <w:pPr>
        <w:spacing w:after="0" w:line="480" w:lineRule="auto"/>
        <w:ind w:firstLine="720"/>
        <w:jc w:val="both"/>
        <w:rPr>
          <w:rFonts w:ascii="Times New Roman" w:eastAsia="Times New Roman" w:hAnsi="Times New Roman" w:cs="Times New Roman"/>
          <w:sz w:val="24"/>
          <w:szCs w:val="24"/>
        </w:rPr>
      </w:pPr>
      <w:proofErr w:type="spellStart"/>
      <w:r w:rsidRPr="0023465D">
        <w:rPr>
          <w:rFonts w:ascii="Times New Roman" w:eastAsia="Times New Roman" w:hAnsi="Times New Roman" w:cs="Times New Roman"/>
          <w:sz w:val="24"/>
          <w:szCs w:val="24"/>
        </w:rPr>
        <w:t>Kademlia</w:t>
      </w:r>
      <w:proofErr w:type="spellEnd"/>
      <w:r w:rsidRPr="0023465D">
        <w:rPr>
          <w:rFonts w:ascii="Times New Roman" w:eastAsia="Times New Roman" w:hAnsi="Times New Roman" w:cs="Times New Roman"/>
          <w:sz w:val="24"/>
          <w:szCs w:val="24"/>
        </w:rPr>
        <w:t xml:space="preserve"> is an efficient protocol for finding and connecting to peers. For a network with </w:t>
      </w:r>
      <w:r w:rsidRPr="24D47E9E">
        <w:rPr>
          <w:rFonts w:ascii="Times New Roman" w:eastAsia="Times New Roman" w:hAnsi="Times New Roman" w:cs="Times New Roman"/>
          <w:i/>
          <w:iCs/>
          <w:sz w:val="24"/>
          <w:szCs w:val="24"/>
        </w:rPr>
        <w:t xml:space="preserve">n </w:t>
      </w:r>
      <w:r w:rsidRPr="0023465D">
        <w:rPr>
          <w:rFonts w:ascii="Times New Roman" w:eastAsia="Times New Roman" w:hAnsi="Times New Roman" w:cs="Times New Roman"/>
          <w:sz w:val="24"/>
          <w:szCs w:val="24"/>
        </w:rPr>
        <w:t xml:space="preserve">nodes, a single node contacts a maximum of </w:t>
      </w:r>
      <w:proofErr w:type="gramStart"/>
      <w:r w:rsidRPr="24D47E9E">
        <w:rPr>
          <w:rFonts w:ascii="Times New Roman" w:eastAsia="Times New Roman" w:hAnsi="Times New Roman" w:cs="Times New Roman"/>
          <w:i/>
          <w:iCs/>
          <w:sz w:val="24"/>
          <w:szCs w:val="24"/>
        </w:rPr>
        <w:t>O(</w:t>
      </w:r>
      <w:proofErr w:type="gramEnd"/>
      <w:r w:rsidRPr="24D47E9E">
        <w:rPr>
          <w:rFonts w:ascii="Times New Roman" w:eastAsia="Times New Roman" w:hAnsi="Times New Roman" w:cs="Times New Roman"/>
          <w:i/>
          <w:iCs/>
          <w:sz w:val="24"/>
          <w:szCs w:val="24"/>
        </w:rPr>
        <w:t xml:space="preserve">log (n)) </w:t>
      </w:r>
      <w:r w:rsidRPr="0023465D">
        <w:rPr>
          <w:rFonts w:ascii="Times New Roman" w:eastAsia="Times New Roman" w:hAnsi="Times New Roman" w:cs="Times New Roman"/>
          <w:sz w:val="24"/>
          <w:szCs w:val="24"/>
        </w:rPr>
        <w:t xml:space="preserve">nodes during the search. Also, the decentralized structure of the </w:t>
      </w:r>
      <w:proofErr w:type="spellStart"/>
      <w:r w:rsidRPr="0023465D">
        <w:rPr>
          <w:rFonts w:ascii="Times New Roman" w:eastAsia="Times New Roman" w:hAnsi="Times New Roman" w:cs="Times New Roman"/>
          <w:sz w:val="24"/>
          <w:szCs w:val="24"/>
        </w:rPr>
        <w:t>Kademlia</w:t>
      </w:r>
      <w:proofErr w:type="spellEnd"/>
      <w:r w:rsidRPr="0023465D">
        <w:rPr>
          <w:rFonts w:ascii="Times New Roman" w:eastAsia="Times New Roman" w:hAnsi="Times New Roman" w:cs="Times New Roman"/>
          <w:sz w:val="24"/>
          <w:szCs w:val="24"/>
        </w:rPr>
        <w:t xml:space="preserve"> protocol helps in preventing Denial of Service (</w:t>
      </w:r>
      <w:proofErr w:type="spellStart"/>
      <w:r w:rsidRPr="0023465D">
        <w:rPr>
          <w:rFonts w:ascii="Times New Roman" w:eastAsia="Times New Roman" w:hAnsi="Times New Roman" w:cs="Times New Roman"/>
          <w:sz w:val="24"/>
          <w:szCs w:val="24"/>
        </w:rPr>
        <w:t>DoS</w:t>
      </w:r>
      <w:proofErr w:type="spellEnd"/>
      <w:r w:rsidRPr="0023465D">
        <w:rPr>
          <w:rFonts w:ascii="Times New Roman" w:eastAsia="Times New Roman" w:hAnsi="Times New Roman" w:cs="Times New Roman"/>
          <w:sz w:val="24"/>
          <w:szCs w:val="24"/>
        </w:rPr>
        <w:t>) attacks.</w:t>
      </w:r>
      <w:r w:rsidR="002C0091" w:rsidRPr="0023465D">
        <w:rPr>
          <w:rFonts w:ascii="Times New Roman" w:eastAsia="Times New Roman" w:hAnsi="Times New Roman" w:cs="Times New Roman"/>
          <w:sz w:val="24"/>
          <w:szCs w:val="24"/>
        </w:rPr>
        <w:t xml:space="preserve"> [3</w:t>
      </w:r>
      <w:r w:rsidR="00B43E90">
        <w:rPr>
          <w:rFonts w:ascii="Times New Roman" w:eastAsia="Times New Roman" w:hAnsi="Times New Roman" w:cs="Times New Roman"/>
          <w:sz w:val="24"/>
          <w:szCs w:val="24"/>
        </w:rPr>
        <w:t>7]</w:t>
      </w:r>
    </w:p>
    <w:p w14:paraId="68FECE58" w14:textId="77777777" w:rsidR="00B97E76" w:rsidRPr="00705EB8" w:rsidRDefault="00B97E76" w:rsidP="00B97E76">
      <w:pPr>
        <w:spacing w:after="0" w:line="240" w:lineRule="auto"/>
        <w:jc w:val="both"/>
        <w:rPr>
          <w:rFonts w:ascii="Times New Roman" w:hAnsi="Times New Roman" w:cs="Times New Roman"/>
          <w:sz w:val="24"/>
        </w:rPr>
      </w:pPr>
    </w:p>
    <w:p w14:paraId="123F04AD" w14:textId="77777777" w:rsidR="00B97E76" w:rsidRPr="0023465D" w:rsidRDefault="00B97E76" w:rsidP="0023465D">
      <w:pPr>
        <w:spacing w:after="0" w:line="480" w:lineRule="auto"/>
        <w:jc w:val="both"/>
        <w:rPr>
          <w:rFonts w:ascii="Times New Roman" w:eastAsia="Times New Roman" w:hAnsi="Times New Roman" w:cs="Times New Roman"/>
          <w:b/>
          <w:bCs/>
          <w:sz w:val="24"/>
          <w:szCs w:val="24"/>
        </w:rPr>
      </w:pPr>
      <w:proofErr w:type="spellStart"/>
      <w:r w:rsidRPr="0023465D">
        <w:rPr>
          <w:rFonts w:ascii="Times New Roman" w:eastAsia="Times New Roman" w:hAnsi="Times New Roman" w:cs="Times New Roman"/>
          <w:b/>
          <w:bCs/>
          <w:sz w:val="24"/>
          <w:szCs w:val="24"/>
        </w:rPr>
        <w:t>Ethash</w:t>
      </w:r>
      <w:proofErr w:type="spellEnd"/>
      <w:r w:rsidRPr="0023465D">
        <w:rPr>
          <w:rFonts w:ascii="Times New Roman" w:eastAsia="Times New Roman" w:hAnsi="Times New Roman" w:cs="Times New Roman"/>
          <w:b/>
          <w:bCs/>
          <w:sz w:val="24"/>
          <w:szCs w:val="24"/>
        </w:rPr>
        <w:t>:</w:t>
      </w:r>
    </w:p>
    <w:p w14:paraId="16A31A3F" w14:textId="647628EA" w:rsidR="00B97E76" w:rsidRPr="0023465D" w:rsidRDefault="00B97E76" w:rsidP="0023465D">
      <w:pPr>
        <w:spacing w:after="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rPr>
        <w:tab/>
      </w:r>
      <w:proofErr w:type="spellStart"/>
      <w:r w:rsidRPr="0023465D">
        <w:rPr>
          <w:rFonts w:ascii="Times New Roman" w:eastAsia="Times New Roman" w:hAnsi="Times New Roman" w:cs="Times New Roman"/>
          <w:sz w:val="24"/>
          <w:szCs w:val="24"/>
        </w:rPr>
        <w:t>Ethash</w:t>
      </w:r>
      <w:proofErr w:type="spellEnd"/>
      <w:r w:rsidRPr="0023465D">
        <w:rPr>
          <w:rFonts w:ascii="Times New Roman" w:eastAsia="Times New Roman" w:hAnsi="Times New Roman" w:cs="Times New Roman"/>
          <w:sz w:val="24"/>
          <w:szCs w:val="24"/>
        </w:rPr>
        <w:t xml:space="preserve"> is </w:t>
      </w:r>
      <w:proofErr w:type="spellStart"/>
      <w:r w:rsidRPr="0023465D">
        <w:rPr>
          <w:rFonts w:ascii="Times New Roman" w:eastAsia="Times New Roman" w:hAnsi="Times New Roman" w:cs="Times New Roman"/>
          <w:sz w:val="24"/>
          <w:szCs w:val="24"/>
        </w:rPr>
        <w:t>Ethereum’s</w:t>
      </w:r>
      <w:proofErr w:type="spellEnd"/>
      <w:r w:rsidRPr="0023465D">
        <w:rPr>
          <w:rFonts w:ascii="Times New Roman" w:eastAsia="Times New Roman" w:hAnsi="Times New Roman" w:cs="Times New Roman"/>
          <w:sz w:val="24"/>
          <w:szCs w:val="24"/>
        </w:rPr>
        <w:t xml:space="preserve"> Proof-of-Work system which is a combination of modified versions of Dagger and Hashimoto algorithms. This new system was developed to overcome the problems prevalent in other cryptocurrencies, the major one being ASIC-resistance. In most of the cryptocurrencies, mining is becoming more and more centralized due to the development of ASIC machines and certain companies building huge mining farms. The primary intention of </w:t>
      </w:r>
      <w:proofErr w:type="spellStart"/>
      <w:r w:rsidRPr="0023465D">
        <w:rPr>
          <w:rFonts w:ascii="Times New Roman" w:eastAsia="Times New Roman" w:hAnsi="Times New Roman" w:cs="Times New Roman"/>
          <w:sz w:val="24"/>
          <w:szCs w:val="24"/>
        </w:rPr>
        <w:t>Ethereum’s</w:t>
      </w:r>
      <w:proofErr w:type="spell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Ethash</w:t>
      </w:r>
      <w:proofErr w:type="spellEnd"/>
      <w:r w:rsidRPr="0023465D">
        <w:rPr>
          <w:rFonts w:ascii="Times New Roman" w:eastAsia="Times New Roman" w:hAnsi="Times New Roman" w:cs="Times New Roman"/>
          <w:sz w:val="24"/>
          <w:szCs w:val="24"/>
        </w:rPr>
        <w:t xml:space="preserve"> was to make CPU mining feasible and ASIC mining unprofitable thereby keeping the network decentralized. Even if ASICs are developed, the idea was to minimize the speed at which the mining can </w:t>
      </w:r>
      <w:r w:rsidR="00E86D52">
        <w:rPr>
          <w:rFonts w:ascii="Times New Roman" w:eastAsia="Times New Roman" w:hAnsi="Times New Roman" w:cs="Times New Roman"/>
          <w:sz w:val="24"/>
          <w:szCs w:val="24"/>
        </w:rPr>
        <w:t>be done with ASICs, so that it is</w:t>
      </w:r>
      <w:r w:rsidRPr="0023465D">
        <w:rPr>
          <w:rFonts w:ascii="Times New Roman" w:eastAsia="Times New Roman" w:hAnsi="Times New Roman" w:cs="Times New Roman"/>
          <w:sz w:val="24"/>
          <w:szCs w:val="24"/>
        </w:rPr>
        <w:t xml:space="preserve"> marginally profitable for regular users to mine with CPUs. </w:t>
      </w:r>
      <w:r w:rsidR="002C0091" w:rsidRPr="0023465D">
        <w:rPr>
          <w:rFonts w:ascii="Times New Roman" w:eastAsia="Times New Roman" w:hAnsi="Times New Roman" w:cs="Times New Roman"/>
          <w:sz w:val="24"/>
          <w:szCs w:val="24"/>
        </w:rPr>
        <w:t>[3</w:t>
      </w:r>
      <w:r w:rsidRPr="0023465D">
        <w:rPr>
          <w:rFonts w:ascii="Times New Roman" w:eastAsia="Times New Roman" w:hAnsi="Times New Roman" w:cs="Times New Roman"/>
          <w:sz w:val="24"/>
          <w:szCs w:val="24"/>
        </w:rPr>
        <w:t>9]</w:t>
      </w:r>
    </w:p>
    <w:p w14:paraId="0A329B9C" w14:textId="77777777" w:rsidR="00B97E76" w:rsidRPr="0023465D" w:rsidRDefault="00B97E76" w:rsidP="0023465D">
      <w:pPr>
        <w:spacing w:after="12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rPr>
        <w:tab/>
      </w:r>
      <w:r w:rsidRPr="0023465D">
        <w:rPr>
          <w:rFonts w:ascii="Times New Roman" w:eastAsia="Times New Roman" w:hAnsi="Times New Roman" w:cs="Times New Roman"/>
          <w:sz w:val="24"/>
          <w:szCs w:val="24"/>
        </w:rPr>
        <w:t xml:space="preserve">  The Hashimoto algorithm is responsible for achieving ASIC resistance by making memory reads the limiting factor during mining. On the other hand, the Dagger algorithm is designed to achieve memory-hard computation and memory-easy verification (otherwise called as light client verifiability) by using directed acyclic graphs. For the </w:t>
      </w:r>
      <w:proofErr w:type="spellStart"/>
      <w:proofErr w:type="gramStart"/>
      <w:r w:rsidRPr="0023465D">
        <w:rPr>
          <w:rFonts w:ascii="Times New Roman" w:eastAsia="Times New Roman" w:hAnsi="Times New Roman" w:cs="Times New Roman"/>
          <w:sz w:val="24"/>
          <w:szCs w:val="24"/>
        </w:rPr>
        <w:t>PoW</w:t>
      </w:r>
      <w:proofErr w:type="spellEnd"/>
      <w:proofErr w:type="gramEnd"/>
      <w:r w:rsidRPr="0023465D">
        <w:rPr>
          <w:rFonts w:ascii="Times New Roman" w:eastAsia="Times New Roman" w:hAnsi="Times New Roman" w:cs="Times New Roman"/>
          <w:sz w:val="24"/>
          <w:szCs w:val="24"/>
        </w:rPr>
        <w:t xml:space="preserve"> function to work, the client needs to select subsets of fixed dataset that is dependent on the nonce and block header. This dataset is called DAG and is approximately 1 GB in size</w:t>
      </w:r>
      <w:r w:rsidR="002C0091" w:rsidRPr="0023465D">
        <w:rPr>
          <w:rFonts w:ascii="Times New Roman" w:eastAsia="Times New Roman" w:hAnsi="Times New Roman" w:cs="Times New Roman"/>
          <w:sz w:val="24"/>
          <w:szCs w:val="24"/>
        </w:rPr>
        <w:t xml:space="preserve"> [4</w:t>
      </w:r>
      <w:r w:rsidRPr="0023465D">
        <w:rPr>
          <w:rFonts w:ascii="Times New Roman" w:eastAsia="Times New Roman" w:hAnsi="Times New Roman" w:cs="Times New Roman"/>
          <w:sz w:val="24"/>
          <w:szCs w:val="24"/>
        </w:rPr>
        <w:t xml:space="preserve">0]. This is one of the differences between </w:t>
      </w:r>
      <w:proofErr w:type="spellStart"/>
      <w:r w:rsidRPr="0023465D">
        <w:rPr>
          <w:rFonts w:ascii="Times New Roman" w:eastAsia="Times New Roman" w:hAnsi="Times New Roman" w:cs="Times New Roman"/>
          <w:sz w:val="24"/>
          <w:szCs w:val="24"/>
        </w:rPr>
        <w:t>Ethash</w:t>
      </w:r>
      <w:proofErr w:type="spellEnd"/>
      <w:r w:rsidRPr="0023465D">
        <w:rPr>
          <w:rFonts w:ascii="Times New Roman" w:eastAsia="Times New Roman" w:hAnsi="Times New Roman" w:cs="Times New Roman"/>
          <w:sz w:val="24"/>
          <w:szCs w:val="24"/>
        </w:rPr>
        <w:t xml:space="preserve"> and the original Hashimoto algorithm. The Hashimoto algorithm uses the </w:t>
      </w:r>
      <w:r w:rsidRPr="0023465D">
        <w:rPr>
          <w:rFonts w:ascii="Times New Roman" w:eastAsia="Times New Roman" w:hAnsi="Times New Roman" w:cs="Times New Roman"/>
          <w:sz w:val="24"/>
          <w:szCs w:val="24"/>
        </w:rPr>
        <w:lastRenderedPageBreak/>
        <w:t xml:space="preserve">blockchain as the data source while </w:t>
      </w:r>
      <w:proofErr w:type="spellStart"/>
      <w:r w:rsidRPr="0023465D">
        <w:rPr>
          <w:rFonts w:ascii="Times New Roman" w:eastAsia="Times New Roman" w:hAnsi="Times New Roman" w:cs="Times New Roman"/>
          <w:sz w:val="24"/>
          <w:szCs w:val="24"/>
        </w:rPr>
        <w:t>Ethash</w:t>
      </w:r>
      <w:proofErr w:type="spellEnd"/>
      <w:r w:rsidRPr="0023465D">
        <w:rPr>
          <w:rFonts w:ascii="Times New Roman" w:eastAsia="Times New Roman" w:hAnsi="Times New Roman" w:cs="Times New Roman"/>
          <w:sz w:val="24"/>
          <w:szCs w:val="24"/>
        </w:rPr>
        <w:t xml:space="preserve"> uses this custom generated DAG dataset. Following are the parameters for the algorithm: </w:t>
      </w:r>
    </w:p>
    <w:p w14:paraId="52887667" w14:textId="77777777" w:rsidR="00B97E76" w:rsidRDefault="00B97E76" w:rsidP="00B97E76">
      <w:pPr>
        <w:spacing w:after="0" w:line="240" w:lineRule="auto"/>
        <w:jc w:val="center"/>
        <w:rPr>
          <w:rFonts w:ascii="Times New Roman" w:hAnsi="Times New Roman" w:cs="Times New Roman"/>
          <w:sz w:val="24"/>
        </w:rPr>
      </w:pPr>
      <w:r w:rsidRPr="00705EB8">
        <w:rPr>
          <w:rFonts w:ascii="Times New Roman" w:hAnsi="Times New Roman" w:cs="Times New Roman"/>
          <w:noProof/>
        </w:rPr>
        <w:drawing>
          <wp:inline distT="0" distB="0" distL="0" distR="0" wp14:anchorId="7CEED3C9" wp14:editId="713FB835">
            <wp:extent cx="5615940" cy="2586572"/>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1077" cy="2593544"/>
                    </a:xfrm>
                    <a:prstGeom prst="rect">
                      <a:avLst/>
                    </a:prstGeom>
                  </pic:spPr>
                </pic:pic>
              </a:graphicData>
            </a:graphic>
          </wp:inline>
        </w:drawing>
      </w:r>
    </w:p>
    <w:p w14:paraId="5833393D" w14:textId="77777777" w:rsidR="00E61E63" w:rsidRPr="0023465D" w:rsidRDefault="00E61E63" w:rsidP="0023465D">
      <w:pPr>
        <w:spacing w:after="120" w:line="24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3.9 Parameters for DAG</w:t>
      </w:r>
    </w:p>
    <w:p w14:paraId="4027C19C" w14:textId="77777777" w:rsidR="00B97E76" w:rsidRPr="0023465D" w:rsidRDefault="00B97E76" w:rsidP="0023465D">
      <w:pPr>
        <w:spacing w:after="0" w:line="240" w:lineRule="auto"/>
        <w:jc w:val="center"/>
        <w:rPr>
          <w:rFonts w:ascii="Times New Roman" w:eastAsia="Times New Roman" w:hAnsi="Times New Roman" w:cs="Times New Roman"/>
        </w:rPr>
      </w:pPr>
      <w:r w:rsidRPr="0023465D">
        <w:rPr>
          <w:rFonts w:ascii="Times New Roman" w:eastAsia="Times New Roman" w:hAnsi="Times New Roman" w:cs="Times New Roman"/>
        </w:rPr>
        <w:t>Source: “</w:t>
      </w:r>
      <w:proofErr w:type="spellStart"/>
      <w:r w:rsidRPr="0023465D">
        <w:rPr>
          <w:rFonts w:ascii="Times New Roman" w:eastAsia="Times New Roman" w:hAnsi="Times New Roman" w:cs="Times New Roman"/>
        </w:rPr>
        <w:t>Ethash</w:t>
      </w:r>
      <w:proofErr w:type="spellEnd"/>
      <w:r w:rsidRPr="0023465D">
        <w:rPr>
          <w:rFonts w:ascii="Times New Roman" w:eastAsia="Times New Roman" w:hAnsi="Times New Roman" w:cs="Times New Roman"/>
        </w:rPr>
        <w:t xml:space="preserve">.” Ethereum Wiki. GitHub. 30 June 2016. Web. 15 November 2016. </w:t>
      </w:r>
      <w:r w:rsidR="00BC0831" w:rsidRPr="0023465D">
        <w:rPr>
          <w:rFonts w:ascii="Times New Roman" w:eastAsia="Times New Roman" w:hAnsi="Times New Roman" w:cs="Times New Roman"/>
        </w:rPr>
        <w:t>&lt;</w:t>
      </w:r>
      <w:hyperlink r:id="rId25" w:history="1">
        <w:r w:rsidRPr="0023465D">
          <w:rPr>
            <w:rStyle w:val="Hyperlink"/>
            <w:rFonts w:ascii="Times New Roman" w:eastAsia="Times New Roman" w:hAnsi="Times New Roman" w:cs="Times New Roman"/>
            <w:color w:val="auto"/>
            <w:u w:val="none"/>
          </w:rPr>
          <w:t>https://github.com/ethereum/wiki/wiki/Ethash</w:t>
        </w:r>
      </w:hyperlink>
      <w:r w:rsidR="00BC0831" w:rsidRPr="0023465D">
        <w:rPr>
          <w:rStyle w:val="Hyperlink"/>
          <w:rFonts w:ascii="Times New Roman" w:eastAsia="Times New Roman" w:hAnsi="Times New Roman" w:cs="Times New Roman"/>
          <w:color w:val="auto"/>
          <w:u w:val="none"/>
        </w:rPr>
        <w:t>&gt;</w:t>
      </w:r>
    </w:p>
    <w:p w14:paraId="503B5F74" w14:textId="77777777" w:rsidR="00B97E76" w:rsidRPr="00705EB8" w:rsidRDefault="00B97E76" w:rsidP="00B97E76">
      <w:pPr>
        <w:spacing w:after="0" w:line="240" w:lineRule="auto"/>
        <w:jc w:val="center"/>
        <w:rPr>
          <w:rFonts w:ascii="Times New Roman" w:hAnsi="Times New Roman" w:cs="Times New Roman"/>
          <w:sz w:val="24"/>
        </w:rPr>
      </w:pPr>
    </w:p>
    <w:p w14:paraId="10C9C08E" w14:textId="77777777" w:rsidR="00B97E76" w:rsidRPr="0023465D" w:rsidRDefault="00B97E76" w:rsidP="0023465D">
      <w:pPr>
        <w:spacing w:after="0" w:line="480" w:lineRule="auto"/>
        <w:jc w:val="both"/>
        <w:rPr>
          <w:rFonts w:ascii="Times New Roman" w:eastAsia="Times New Roman" w:hAnsi="Times New Roman" w:cs="Times New Roman"/>
          <w:sz w:val="24"/>
          <w:szCs w:val="24"/>
        </w:rPr>
      </w:pPr>
      <w:r w:rsidRPr="00705EB8">
        <w:rPr>
          <w:rFonts w:ascii="Times New Roman" w:hAnsi="Times New Roman" w:cs="Times New Roman"/>
          <w:sz w:val="24"/>
        </w:rPr>
        <w:tab/>
      </w:r>
      <w:r w:rsidRPr="0023465D">
        <w:rPr>
          <w:rFonts w:ascii="Times New Roman" w:eastAsia="Times New Roman" w:hAnsi="Times New Roman" w:cs="Times New Roman"/>
          <w:sz w:val="24"/>
          <w:szCs w:val="24"/>
        </w:rPr>
        <w:t>For each block, a seed value can be calculated by skimming over the block headers until that point. A pseudo</w:t>
      </w:r>
      <w:r w:rsidR="001E035F" w:rsidRPr="0023465D">
        <w:rPr>
          <w:rFonts w:ascii="Times New Roman" w:eastAsia="Times New Roman" w:hAnsi="Times New Roman" w:cs="Times New Roman"/>
          <w:sz w:val="24"/>
          <w:szCs w:val="24"/>
        </w:rPr>
        <w:t xml:space="preserve"> </w:t>
      </w:r>
      <w:r w:rsidRPr="0023465D">
        <w:rPr>
          <w:rFonts w:ascii="Times New Roman" w:eastAsia="Times New Roman" w:hAnsi="Times New Roman" w:cs="Times New Roman"/>
          <w:sz w:val="24"/>
          <w:szCs w:val="24"/>
        </w:rPr>
        <w:t xml:space="preserve">random cache that is approximately 16 MB in size can be computed from the seed value. From this cache, the DAG dataset is generated such that each item in this dataset depends on a small number of items from the cache. During mining, random slices from this dataset are accessed and hashed together so that the resulting hash string will result below a threshold depending on the difficulty thereby making the </w:t>
      </w:r>
      <w:proofErr w:type="spellStart"/>
      <w:proofErr w:type="gramStart"/>
      <w:r w:rsidRPr="0023465D">
        <w:rPr>
          <w:rFonts w:ascii="Times New Roman" w:eastAsia="Times New Roman" w:hAnsi="Times New Roman" w:cs="Times New Roman"/>
          <w:sz w:val="24"/>
          <w:szCs w:val="24"/>
        </w:rPr>
        <w:t>PoW</w:t>
      </w:r>
      <w:proofErr w:type="spellEnd"/>
      <w:proofErr w:type="gramEnd"/>
      <w:r w:rsidRPr="0023465D">
        <w:rPr>
          <w:rFonts w:ascii="Times New Roman" w:eastAsia="Times New Roman" w:hAnsi="Times New Roman" w:cs="Times New Roman"/>
          <w:sz w:val="24"/>
          <w:szCs w:val="24"/>
        </w:rPr>
        <w:t xml:space="preserve"> system memory-hard. </w:t>
      </w:r>
      <w:r w:rsidR="002C0091" w:rsidRPr="0023465D">
        <w:rPr>
          <w:rFonts w:ascii="Times New Roman" w:eastAsia="Times New Roman" w:hAnsi="Times New Roman" w:cs="Times New Roman"/>
          <w:sz w:val="24"/>
          <w:szCs w:val="24"/>
        </w:rPr>
        <w:t>[16</w:t>
      </w:r>
      <w:r w:rsidRPr="0023465D">
        <w:rPr>
          <w:rFonts w:ascii="Times New Roman" w:eastAsia="Times New Roman" w:hAnsi="Times New Roman" w:cs="Times New Roman"/>
          <w:sz w:val="24"/>
          <w:szCs w:val="24"/>
        </w:rPr>
        <w:t>]</w:t>
      </w:r>
    </w:p>
    <w:p w14:paraId="26ECD224" w14:textId="77777777" w:rsidR="00B97E76" w:rsidRPr="0023465D" w:rsidRDefault="00B97E76">
      <w:pPr>
        <w:spacing w:after="240" w:line="480" w:lineRule="auto"/>
        <w:jc w:val="both"/>
        <w:rPr>
          <w:rFonts w:ascii="Times New Roman" w:eastAsia="Times New Roman" w:hAnsi="Times New Roman" w:cs="Times New Roman"/>
          <w:sz w:val="24"/>
          <w:szCs w:val="24"/>
        </w:rPr>
        <w:pPrChange w:id="65" w:author="Varun Mamillapalli" w:date="2016-12-02T03:14:00Z">
          <w:pPr>
            <w:spacing w:after="0" w:line="480" w:lineRule="auto"/>
            <w:jc w:val="both"/>
          </w:pPr>
        </w:pPrChange>
      </w:pPr>
      <w:r w:rsidRPr="00705EB8">
        <w:rPr>
          <w:rFonts w:ascii="Times New Roman" w:hAnsi="Times New Roman" w:cs="Times New Roman"/>
          <w:sz w:val="24"/>
        </w:rPr>
        <w:tab/>
      </w:r>
      <w:r w:rsidRPr="0023465D">
        <w:rPr>
          <w:rFonts w:ascii="Times New Roman" w:eastAsia="Times New Roman" w:hAnsi="Times New Roman" w:cs="Times New Roman"/>
          <w:sz w:val="24"/>
          <w:szCs w:val="24"/>
        </w:rPr>
        <w:t xml:space="preserve">Initially, the DAG is 1GB in size and the size of this dataset grows linearly with every epoch period i.e., every 30,000 blocks or 100 hours. For every epoch, a new dataset is generated that is approximately 0.5 GB in size. So, unlike the original Dagger algorithm, the dataset in </w:t>
      </w:r>
      <w:proofErr w:type="spellStart"/>
      <w:r w:rsidRPr="0023465D">
        <w:rPr>
          <w:rFonts w:ascii="Times New Roman" w:eastAsia="Times New Roman" w:hAnsi="Times New Roman" w:cs="Times New Roman"/>
          <w:sz w:val="24"/>
          <w:szCs w:val="24"/>
        </w:rPr>
        <w:t>Ethash</w:t>
      </w:r>
      <w:proofErr w:type="spellEnd"/>
      <w:r w:rsidRPr="0023465D">
        <w:rPr>
          <w:rFonts w:ascii="Times New Roman" w:eastAsia="Times New Roman" w:hAnsi="Times New Roman" w:cs="Times New Roman"/>
          <w:sz w:val="24"/>
          <w:szCs w:val="24"/>
        </w:rPr>
        <w:t xml:space="preserve"> is semi-permanent and is updated periodically. These DAG files take some time to generate, and if DAG generation happens during the epoch transition, the network might experience a delay. If not mentioned explicitly, </w:t>
      </w:r>
      <w:proofErr w:type="spellStart"/>
      <w:r w:rsidRPr="0023465D">
        <w:rPr>
          <w:rFonts w:ascii="Times New Roman" w:eastAsia="Times New Roman" w:hAnsi="Times New Roman" w:cs="Times New Roman"/>
          <w:sz w:val="24"/>
          <w:szCs w:val="24"/>
        </w:rPr>
        <w:t>geth</w:t>
      </w:r>
      <w:proofErr w:type="spellEnd"/>
      <w:r w:rsidRPr="0023465D">
        <w:rPr>
          <w:rFonts w:ascii="Times New Roman" w:eastAsia="Times New Roman" w:hAnsi="Times New Roman" w:cs="Times New Roman"/>
          <w:sz w:val="24"/>
          <w:szCs w:val="24"/>
        </w:rPr>
        <w:t xml:space="preserve"> automatically generates and maintains DAGs for two epochs to </w:t>
      </w:r>
      <w:r w:rsidRPr="0023465D">
        <w:rPr>
          <w:rFonts w:ascii="Times New Roman" w:eastAsia="Times New Roman" w:hAnsi="Times New Roman" w:cs="Times New Roman"/>
          <w:sz w:val="24"/>
          <w:szCs w:val="24"/>
        </w:rPr>
        <w:lastRenderedPageBreak/>
        <w:t xml:space="preserve">ensure a smooth transition. Since DAG only depends on the block number, it should be pre-generated and stored beforehand to avoid long epoch transitions. </w:t>
      </w:r>
      <w:r w:rsidR="002C0091" w:rsidRPr="0023465D">
        <w:rPr>
          <w:rFonts w:ascii="Times New Roman" w:eastAsia="Times New Roman" w:hAnsi="Times New Roman" w:cs="Times New Roman"/>
          <w:sz w:val="24"/>
          <w:szCs w:val="24"/>
        </w:rPr>
        <w:t>[4</w:t>
      </w:r>
      <w:r w:rsidRPr="0023465D">
        <w:rPr>
          <w:rFonts w:ascii="Times New Roman" w:eastAsia="Times New Roman" w:hAnsi="Times New Roman" w:cs="Times New Roman"/>
          <w:sz w:val="24"/>
          <w:szCs w:val="24"/>
        </w:rPr>
        <w:t xml:space="preserve">0] </w:t>
      </w:r>
    </w:p>
    <w:p w14:paraId="3975A2C3" w14:textId="7879583E" w:rsidR="001E035F" w:rsidRPr="00FD6051" w:rsidRDefault="00A61DD6" w:rsidP="00FD6051">
      <w:pPr>
        <w:pStyle w:val="Heading1"/>
        <w:spacing w:before="0" w:line="480" w:lineRule="auto"/>
        <w:jc w:val="center"/>
        <w:rPr>
          <w:rFonts w:ascii="Times New Roman" w:eastAsia="Times New Roman" w:hAnsi="Times New Roman" w:cs="Times New Roman"/>
          <w:b/>
          <w:bCs/>
          <w:color w:val="000000" w:themeColor="text1"/>
          <w:sz w:val="28"/>
          <w:szCs w:val="28"/>
        </w:rPr>
      </w:pPr>
      <w:bookmarkStart w:id="66" w:name="_Toc468477625"/>
      <w:r w:rsidRPr="0023465D">
        <w:rPr>
          <w:rFonts w:ascii="Times New Roman" w:eastAsia="Times New Roman" w:hAnsi="Times New Roman" w:cs="Times New Roman"/>
          <w:b/>
          <w:bCs/>
          <w:color w:val="000000" w:themeColor="text1"/>
          <w:sz w:val="28"/>
          <w:szCs w:val="28"/>
        </w:rPr>
        <w:t xml:space="preserve">4. </w:t>
      </w:r>
      <w:r w:rsidR="00705EB8" w:rsidRPr="0023465D">
        <w:rPr>
          <w:rFonts w:ascii="Times New Roman" w:eastAsia="Times New Roman" w:hAnsi="Times New Roman" w:cs="Times New Roman"/>
          <w:b/>
          <w:bCs/>
          <w:color w:val="000000" w:themeColor="text1"/>
          <w:sz w:val="28"/>
          <w:szCs w:val="28"/>
        </w:rPr>
        <w:t>Deploying a private blockchain using Ethereum on Raspberry Pi devices</w:t>
      </w:r>
      <w:bookmarkEnd w:id="66"/>
    </w:p>
    <w:p w14:paraId="70F1E15D" w14:textId="7FBF90BD" w:rsidR="00705EB8" w:rsidRPr="0023465D" w:rsidRDefault="00705EB8" w:rsidP="0023465D">
      <w:pPr>
        <w:spacing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We are using Raspberry Pi devices to simulate nodes on a</w:t>
      </w:r>
      <w:r w:rsidR="001E035F" w:rsidRPr="0023465D">
        <w:rPr>
          <w:rFonts w:ascii="Times New Roman" w:eastAsia="Times New Roman" w:hAnsi="Times New Roman" w:cs="Times New Roman"/>
          <w:sz w:val="24"/>
          <w:szCs w:val="24"/>
        </w:rPr>
        <w:t>n</w:t>
      </w:r>
      <w:r w:rsidRPr="0023465D">
        <w:rPr>
          <w:rFonts w:ascii="Times New Roman" w:eastAsia="Times New Roman" w:hAnsi="Times New Roman" w:cs="Times New Roman"/>
          <w:sz w:val="24"/>
          <w:szCs w:val="24"/>
        </w:rPr>
        <w:t xml:space="preserve"> IoT network upon which a private blockchain network is deployed. The</w:t>
      </w:r>
      <w:r w:rsidR="00045947">
        <w:rPr>
          <w:rFonts w:ascii="Times New Roman" w:eastAsia="Times New Roman" w:hAnsi="Times New Roman" w:cs="Times New Roman"/>
          <w:sz w:val="24"/>
          <w:szCs w:val="24"/>
        </w:rPr>
        <w:t xml:space="preserve"> </w:t>
      </w:r>
      <w:r w:rsidRPr="0023465D">
        <w:rPr>
          <w:rFonts w:ascii="Times New Roman" w:eastAsia="Times New Roman" w:hAnsi="Times New Roman" w:cs="Times New Roman"/>
          <w:sz w:val="24"/>
          <w:szCs w:val="24"/>
        </w:rPr>
        <w:t>specifications of the devices are as follows:</w:t>
      </w:r>
      <w:r w:rsidRPr="0023465D">
        <w:rPr>
          <w:rFonts w:ascii="Times New Roman" w:eastAsia="Times New Roman" w:hAnsi="Times New Roman" w:cs="Times New Roman"/>
          <w:b/>
          <w:bCs/>
          <w:sz w:val="24"/>
          <w:szCs w:val="24"/>
        </w:rPr>
        <w:t xml:space="preserve">      </w:t>
      </w:r>
    </w:p>
    <w:p w14:paraId="0A5F946A" w14:textId="77777777" w:rsidR="00705EB8" w:rsidRPr="006C1A2F" w:rsidRDefault="00705EB8" w:rsidP="00EB6208">
      <w:pPr>
        <w:spacing w:after="0" w:line="480" w:lineRule="auto"/>
        <w:jc w:val="both"/>
        <w:rPr>
          <w:rFonts w:ascii="Times New Roman" w:eastAsia="Times New Roman" w:hAnsi="Times New Roman" w:cs="Times New Roman"/>
          <w:b/>
          <w:sz w:val="24"/>
          <w:szCs w:val="24"/>
          <w:rPrChange w:id="67" w:author="Sri Harsha Mekala" w:date="2016-12-01T10:29:00Z">
            <w:rPr>
              <w:rFonts w:ascii="Times New Roman" w:hAnsi="Times New Roman" w:cs="Times New Roman"/>
              <w:b/>
              <w:sz w:val="24"/>
              <w:szCs w:val="24"/>
            </w:rPr>
          </w:rPrChange>
        </w:rPr>
      </w:pPr>
      <w:r w:rsidRPr="763CD71E">
        <w:rPr>
          <w:rFonts w:ascii="Times New Roman" w:eastAsia="Times New Roman" w:hAnsi="Times New Roman" w:cs="Times New Roman"/>
          <w:b/>
          <w:sz w:val="24"/>
          <w:szCs w:val="24"/>
          <w:rPrChange w:id="68" w:author="Sri Harsha Mekala" w:date="2016-12-01T10:29:00Z">
            <w:rPr>
              <w:rFonts w:ascii="Times New Roman" w:hAnsi="Times New Roman" w:cs="Times New Roman"/>
              <w:b/>
              <w:sz w:val="24"/>
              <w:szCs w:val="24"/>
            </w:rPr>
          </w:rPrChange>
        </w:rPr>
        <w:t>Specifications:</w:t>
      </w:r>
    </w:p>
    <w:p w14:paraId="0FCD6214"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sz w:val="24"/>
          <w:szCs w:val="24"/>
        </w:rPr>
      </w:pPr>
      <w:r w:rsidRPr="763CD71E">
        <w:rPr>
          <w:rFonts w:ascii="Times New Roman" w:eastAsia="Times New Roman" w:hAnsi="Times New Roman" w:cs="Times New Roman"/>
          <w:color w:val="000000"/>
          <w:sz w:val="24"/>
          <w:szCs w:val="24"/>
          <w:rPrChange w:id="69" w:author="Sri Harsha Mekala" w:date="2016-12-01T10:29:00Z">
            <w:rPr>
              <w:rFonts w:ascii="Times New Roman" w:hAnsi="Times New Roman" w:cs="Times New Roman"/>
              <w:color w:val="000000"/>
              <w:sz w:val="24"/>
              <w:szCs w:val="24"/>
            </w:rPr>
          </w:rPrChange>
        </w:rPr>
        <w:t>Number of processors</w:t>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4</w:t>
      </w:r>
    </w:p>
    <w:p w14:paraId="55385C40"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sz w:val="24"/>
          <w:szCs w:val="24"/>
        </w:rPr>
      </w:pPr>
      <w:r w:rsidRPr="0023465D">
        <w:rPr>
          <w:rFonts w:ascii="Times New Roman" w:eastAsia="Times New Roman" w:hAnsi="Times New Roman" w:cs="Times New Roman"/>
          <w:color w:val="000000"/>
          <w:sz w:val="24"/>
          <w:szCs w:val="24"/>
        </w:rPr>
        <w:t>Model name</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ARMv7 Processor rev 4 (v7l)</w:t>
      </w:r>
    </w:p>
    <w:p w14:paraId="6E37EBEC"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themeColor="text1"/>
          <w:sz w:val="24"/>
          <w:szCs w:val="24"/>
        </w:rPr>
      </w:pPr>
      <w:proofErr w:type="spellStart"/>
      <w:r w:rsidRPr="0023465D">
        <w:rPr>
          <w:rFonts w:ascii="Times New Roman" w:eastAsia="Times New Roman" w:hAnsi="Times New Roman" w:cs="Times New Roman"/>
          <w:color w:val="000000"/>
          <w:sz w:val="24"/>
          <w:szCs w:val="24"/>
        </w:rPr>
        <w:t>BogoMIPS</w:t>
      </w:r>
      <w:proofErr w:type="spellEnd"/>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38.40</w:t>
      </w:r>
    </w:p>
    <w:p w14:paraId="7262B36B"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themeColor="text1"/>
          <w:sz w:val="24"/>
          <w:szCs w:val="24"/>
        </w:rPr>
      </w:pPr>
      <w:r w:rsidRPr="0023465D">
        <w:rPr>
          <w:rFonts w:ascii="Times New Roman" w:eastAsia="Times New Roman" w:hAnsi="Times New Roman" w:cs="Times New Roman"/>
          <w:color w:val="000000"/>
          <w:sz w:val="24"/>
          <w:szCs w:val="24"/>
        </w:rPr>
        <w:t xml:space="preserve">Features: half thumb </w:t>
      </w:r>
      <w:proofErr w:type="spellStart"/>
      <w:r w:rsidRPr="0023465D">
        <w:rPr>
          <w:rFonts w:ascii="Times New Roman" w:eastAsia="Times New Roman" w:hAnsi="Times New Roman" w:cs="Times New Roman"/>
          <w:color w:val="000000"/>
          <w:sz w:val="24"/>
          <w:szCs w:val="24"/>
        </w:rPr>
        <w:t>fastmult</w:t>
      </w:r>
      <w:proofErr w:type="spellEnd"/>
      <w:r w:rsidRPr="0023465D">
        <w:rPr>
          <w:rFonts w:ascii="Times New Roman" w:eastAsia="Times New Roman" w:hAnsi="Times New Roman" w:cs="Times New Roman"/>
          <w:color w:val="000000"/>
          <w:sz w:val="24"/>
          <w:szCs w:val="24"/>
        </w:rPr>
        <w:t xml:space="preserve"> </w:t>
      </w:r>
      <w:proofErr w:type="spellStart"/>
      <w:r w:rsidRPr="0023465D">
        <w:rPr>
          <w:rFonts w:ascii="Times New Roman" w:eastAsia="Times New Roman" w:hAnsi="Times New Roman" w:cs="Times New Roman"/>
          <w:color w:val="000000"/>
          <w:sz w:val="24"/>
          <w:szCs w:val="24"/>
        </w:rPr>
        <w:t>vfp</w:t>
      </w:r>
      <w:proofErr w:type="spellEnd"/>
      <w:r w:rsidRPr="0023465D">
        <w:rPr>
          <w:rFonts w:ascii="Times New Roman" w:eastAsia="Times New Roman" w:hAnsi="Times New Roman" w:cs="Times New Roman"/>
          <w:color w:val="000000"/>
          <w:sz w:val="24"/>
          <w:szCs w:val="24"/>
        </w:rPr>
        <w:t xml:space="preserve"> </w:t>
      </w:r>
      <w:proofErr w:type="spellStart"/>
      <w:r w:rsidRPr="0023465D">
        <w:rPr>
          <w:rFonts w:ascii="Times New Roman" w:eastAsia="Times New Roman" w:hAnsi="Times New Roman" w:cs="Times New Roman"/>
          <w:color w:val="000000"/>
          <w:sz w:val="24"/>
          <w:szCs w:val="24"/>
        </w:rPr>
        <w:t>edsp</w:t>
      </w:r>
      <w:proofErr w:type="spellEnd"/>
      <w:r w:rsidRPr="0023465D">
        <w:rPr>
          <w:rFonts w:ascii="Times New Roman" w:eastAsia="Times New Roman" w:hAnsi="Times New Roman" w:cs="Times New Roman"/>
          <w:color w:val="000000"/>
          <w:sz w:val="24"/>
          <w:szCs w:val="24"/>
        </w:rPr>
        <w:t xml:space="preserve"> neon vfpv3 </w:t>
      </w:r>
      <w:proofErr w:type="spellStart"/>
      <w:r w:rsidRPr="0023465D">
        <w:rPr>
          <w:rFonts w:ascii="Times New Roman" w:eastAsia="Times New Roman" w:hAnsi="Times New Roman" w:cs="Times New Roman"/>
          <w:color w:val="000000"/>
          <w:sz w:val="24"/>
          <w:szCs w:val="24"/>
        </w:rPr>
        <w:t>tls</w:t>
      </w:r>
      <w:proofErr w:type="spellEnd"/>
      <w:r w:rsidRPr="0023465D">
        <w:rPr>
          <w:rFonts w:ascii="Times New Roman" w:eastAsia="Times New Roman" w:hAnsi="Times New Roman" w:cs="Times New Roman"/>
          <w:color w:val="000000"/>
          <w:sz w:val="24"/>
          <w:szCs w:val="24"/>
        </w:rPr>
        <w:t xml:space="preserve"> vfpv4 </w:t>
      </w:r>
      <w:proofErr w:type="spellStart"/>
      <w:r w:rsidRPr="0023465D">
        <w:rPr>
          <w:rFonts w:ascii="Times New Roman" w:eastAsia="Times New Roman" w:hAnsi="Times New Roman" w:cs="Times New Roman"/>
          <w:color w:val="000000"/>
          <w:sz w:val="24"/>
          <w:szCs w:val="24"/>
        </w:rPr>
        <w:t>idiva</w:t>
      </w:r>
      <w:proofErr w:type="spellEnd"/>
      <w:r w:rsidRPr="0023465D">
        <w:rPr>
          <w:rFonts w:ascii="Times New Roman" w:eastAsia="Times New Roman" w:hAnsi="Times New Roman" w:cs="Times New Roman"/>
          <w:color w:val="000000"/>
          <w:sz w:val="24"/>
          <w:szCs w:val="24"/>
        </w:rPr>
        <w:t xml:space="preserve"> </w:t>
      </w:r>
      <w:proofErr w:type="spellStart"/>
      <w:r w:rsidRPr="0023465D">
        <w:rPr>
          <w:rFonts w:ascii="Times New Roman" w:eastAsia="Times New Roman" w:hAnsi="Times New Roman" w:cs="Times New Roman"/>
          <w:color w:val="000000"/>
          <w:sz w:val="24"/>
          <w:szCs w:val="24"/>
        </w:rPr>
        <w:t>idivt</w:t>
      </w:r>
      <w:proofErr w:type="spellEnd"/>
      <w:r w:rsidRPr="0023465D">
        <w:rPr>
          <w:rFonts w:ascii="Times New Roman" w:eastAsia="Times New Roman" w:hAnsi="Times New Roman" w:cs="Times New Roman"/>
          <w:color w:val="000000"/>
          <w:sz w:val="24"/>
          <w:szCs w:val="24"/>
        </w:rPr>
        <w:t xml:space="preserve"> vfpd32 </w:t>
      </w:r>
      <w:proofErr w:type="spellStart"/>
      <w:r w:rsidRPr="0023465D">
        <w:rPr>
          <w:rFonts w:ascii="Times New Roman" w:eastAsia="Times New Roman" w:hAnsi="Times New Roman" w:cs="Times New Roman"/>
          <w:color w:val="000000"/>
          <w:sz w:val="24"/>
          <w:szCs w:val="24"/>
        </w:rPr>
        <w:t>lpae</w:t>
      </w:r>
      <w:proofErr w:type="spellEnd"/>
      <w:r w:rsidRPr="0023465D">
        <w:rPr>
          <w:rFonts w:ascii="Times New Roman" w:eastAsia="Times New Roman" w:hAnsi="Times New Roman" w:cs="Times New Roman"/>
          <w:color w:val="000000"/>
          <w:sz w:val="24"/>
          <w:szCs w:val="24"/>
        </w:rPr>
        <w:t xml:space="preserve"> </w:t>
      </w:r>
      <w:proofErr w:type="spellStart"/>
      <w:r w:rsidRPr="0023465D">
        <w:rPr>
          <w:rFonts w:ascii="Times New Roman" w:eastAsia="Times New Roman" w:hAnsi="Times New Roman" w:cs="Times New Roman"/>
          <w:color w:val="000000"/>
          <w:sz w:val="24"/>
          <w:szCs w:val="24"/>
        </w:rPr>
        <w:t>evtstrm</w:t>
      </w:r>
      <w:proofErr w:type="spellEnd"/>
      <w:r w:rsidRPr="0023465D">
        <w:rPr>
          <w:rFonts w:ascii="Times New Roman" w:eastAsia="Times New Roman" w:hAnsi="Times New Roman" w:cs="Times New Roman"/>
          <w:color w:val="000000"/>
          <w:sz w:val="24"/>
          <w:szCs w:val="24"/>
        </w:rPr>
        <w:t xml:space="preserve"> crc32 </w:t>
      </w:r>
    </w:p>
    <w:p w14:paraId="4F8A0548"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sz w:val="24"/>
          <w:szCs w:val="24"/>
        </w:rPr>
      </w:pPr>
      <w:r w:rsidRPr="0023465D">
        <w:rPr>
          <w:rFonts w:ascii="Times New Roman" w:eastAsia="Times New Roman" w:hAnsi="Times New Roman" w:cs="Times New Roman"/>
          <w:color w:val="000000"/>
          <w:sz w:val="24"/>
          <w:szCs w:val="24"/>
        </w:rPr>
        <w:t>CPU implementer</w:t>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0x41</w:t>
      </w:r>
    </w:p>
    <w:p w14:paraId="7CF98D45"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sz w:val="24"/>
          <w:szCs w:val="24"/>
        </w:rPr>
      </w:pPr>
      <w:r w:rsidRPr="0023465D">
        <w:rPr>
          <w:rFonts w:ascii="Times New Roman" w:eastAsia="Times New Roman" w:hAnsi="Times New Roman" w:cs="Times New Roman"/>
          <w:color w:val="000000"/>
          <w:sz w:val="24"/>
          <w:szCs w:val="24"/>
        </w:rPr>
        <w:t>CPU architecture</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7</w:t>
      </w:r>
    </w:p>
    <w:p w14:paraId="0CAD8269"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sz w:val="24"/>
          <w:szCs w:val="24"/>
        </w:rPr>
      </w:pPr>
      <w:r w:rsidRPr="0023465D">
        <w:rPr>
          <w:rFonts w:ascii="Times New Roman" w:eastAsia="Times New Roman" w:hAnsi="Times New Roman" w:cs="Times New Roman"/>
          <w:color w:val="000000"/>
          <w:sz w:val="24"/>
          <w:szCs w:val="24"/>
        </w:rPr>
        <w:t>CPU variant</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0x0</w:t>
      </w:r>
    </w:p>
    <w:p w14:paraId="7770B0CF"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sz w:val="24"/>
          <w:szCs w:val="24"/>
        </w:rPr>
      </w:pPr>
      <w:r w:rsidRPr="0023465D">
        <w:rPr>
          <w:rFonts w:ascii="Times New Roman" w:eastAsia="Times New Roman" w:hAnsi="Times New Roman" w:cs="Times New Roman"/>
          <w:color w:val="000000"/>
          <w:sz w:val="24"/>
          <w:szCs w:val="24"/>
        </w:rPr>
        <w:t>CPU part</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0xd03</w:t>
      </w:r>
    </w:p>
    <w:p w14:paraId="393BFE05"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sz w:val="24"/>
          <w:szCs w:val="24"/>
        </w:rPr>
      </w:pPr>
      <w:r w:rsidRPr="0023465D">
        <w:rPr>
          <w:rFonts w:ascii="Times New Roman" w:eastAsia="Times New Roman" w:hAnsi="Times New Roman" w:cs="Times New Roman"/>
          <w:color w:val="000000"/>
          <w:sz w:val="24"/>
          <w:szCs w:val="24"/>
        </w:rPr>
        <w:t>CPU revision</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4</w:t>
      </w:r>
    </w:p>
    <w:p w14:paraId="4D8CD35E"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sz w:val="24"/>
          <w:szCs w:val="24"/>
        </w:rPr>
      </w:pPr>
      <w:r w:rsidRPr="0023465D">
        <w:rPr>
          <w:rFonts w:ascii="Times New Roman" w:eastAsia="Times New Roman" w:hAnsi="Times New Roman" w:cs="Times New Roman"/>
          <w:color w:val="000000"/>
          <w:sz w:val="24"/>
          <w:szCs w:val="24"/>
        </w:rPr>
        <w:t>Hardware</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BCM2709</w:t>
      </w:r>
    </w:p>
    <w:p w14:paraId="2E9596EA"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sz w:val="24"/>
          <w:szCs w:val="24"/>
        </w:rPr>
      </w:pPr>
      <w:r w:rsidRPr="0023465D">
        <w:rPr>
          <w:rFonts w:ascii="Times New Roman" w:eastAsia="Times New Roman" w:hAnsi="Times New Roman" w:cs="Times New Roman"/>
          <w:color w:val="000000"/>
          <w:sz w:val="24"/>
          <w:szCs w:val="24"/>
        </w:rPr>
        <w:t>Revision</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a22082</w:t>
      </w:r>
    </w:p>
    <w:p w14:paraId="3BCB59B6" w14:textId="77777777" w:rsidR="00705EB8" w:rsidRPr="0023465D" w:rsidRDefault="00705EB8" w:rsidP="007737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eastAsia="Times New Roman" w:hAnsi="Times New Roman" w:cs="Times New Roman"/>
          <w:color w:val="000000"/>
        </w:rPr>
      </w:pPr>
      <w:r w:rsidRPr="0023465D">
        <w:rPr>
          <w:rFonts w:ascii="Times New Roman" w:eastAsia="Times New Roman" w:hAnsi="Times New Roman" w:cs="Times New Roman"/>
          <w:color w:val="000000"/>
          <w:sz w:val="24"/>
          <w:szCs w:val="24"/>
        </w:rPr>
        <w:t>Serial</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23465D">
        <w:rPr>
          <w:rFonts w:ascii="Times New Roman" w:eastAsia="Times New Roman" w:hAnsi="Times New Roman" w:cs="Times New Roman"/>
          <w:color w:val="000000"/>
          <w:sz w:val="24"/>
          <w:szCs w:val="24"/>
        </w:rPr>
        <w:t>: 00000000ae85d2bb</w:t>
      </w:r>
    </w:p>
    <w:p w14:paraId="033D78A2" w14:textId="77777777" w:rsidR="00705EB8" w:rsidRPr="00705EB8" w:rsidRDefault="00705EB8" w:rsidP="00705EB8">
      <w:pPr>
        <w:spacing w:line="240" w:lineRule="auto"/>
        <w:jc w:val="center"/>
        <w:rPr>
          <w:rFonts w:ascii="Times New Roman" w:hAnsi="Times New Roman" w:cs="Times New Roman"/>
        </w:rPr>
      </w:pPr>
      <w:r w:rsidRPr="00705EB8">
        <w:rPr>
          <w:rFonts w:ascii="Times New Roman" w:hAnsi="Times New Roman" w:cs="Times New Roman"/>
          <w:noProof/>
        </w:rPr>
        <w:drawing>
          <wp:inline distT="0" distB="0" distL="0" distR="0" wp14:anchorId="348AC290" wp14:editId="4A56EB26">
            <wp:extent cx="4991100" cy="1447800"/>
            <wp:effectExtent l="0" t="0" r="0" b="0"/>
            <wp:docPr id="32" name="Picture 32" descr="Screen%20Shot%202016-11-17%20at%2012.40.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17%20at%2012.40.34%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1447800"/>
                    </a:xfrm>
                    <a:prstGeom prst="rect">
                      <a:avLst/>
                    </a:prstGeom>
                    <a:noFill/>
                    <a:ln>
                      <a:noFill/>
                    </a:ln>
                  </pic:spPr>
                </pic:pic>
              </a:graphicData>
            </a:graphic>
          </wp:inline>
        </w:drawing>
      </w:r>
    </w:p>
    <w:p w14:paraId="68498656" w14:textId="6158CB2F" w:rsidR="00705EB8" w:rsidDel="00B40824" w:rsidRDefault="0075174A" w:rsidP="007737B6">
      <w:pPr>
        <w:spacing w:after="0" w:line="480" w:lineRule="auto"/>
        <w:ind w:firstLine="720"/>
        <w:jc w:val="center"/>
        <w:rPr>
          <w:del w:id="70" w:author="Unknown"/>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Figure 4.1 </w:t>
      </w:r>
      <w:r w:rsidR="00705EB8" w:rsidRPr="0023465D">
        <w:rPr>
          <w:rFonts w:ascii="Times New Roman" w:eastAsia="Times New Roman" w:hAnsi="Times New Roman" w:cs="Times New Roman"/>
          <w:sz w:val="24"/>
          <w:szCs w:val="24"/>
        </w:rPr>
        <w:t xml:space="preserve">Raspberry Pi OS </w:t>
      </w:r>
      <w:proofErr w:type="spellStart"/>
      <w:r w:rsidR="00705EB8" w:rsidRPr="0023465D">
        <w:rPr>
          <w:rFonts w:ascii="Times New Roman" w:eastAsia="Times New Roman" w:hAnsi="Times New Roman" w:cs="Times New Roman"/>
          <w:sz w:val="24"/>
          <w:szCs w:val="24"/>
        </w:rPr>
        <w:t>version</w:t>
      </w:r>
    </w:p>
    <w:p w14:paraId="791CCFB2" w14:textId="26E93B27" w:rsidR="00B40824" w:rsidRPr="00EB6208" w:rsidRDefault="00B40824">
      <w:pPr>
        <w:spacing w:after="0" w:line="480" w:lineRule="auto"/>
        <w:jc w:val="both"/>
        <w:rPr>
          <w:rFonts w:ascii="Times New Roman" w:eastAsia="Times New Roman" w:hAnsi="Times New Roman" w:cs="Times New Roman"/>
          <w:sz w:val="24"/>
          <w:szCs w:val="24"/>
          <w:rPrChange w:id="71" w:author="Sri Pravallika Maddipati" w:date="2016-12-01T23:29:00Z">
            <w:rPr/>
          </w:rPrChange>
        </w:rPr>
        <w:pPrChange w:id="72" w:author="Sri Pravallika Maddipati" w:date="2016-12-01T23:29:00Z">
          <w:pPr>
            <w:spacing w:after="120" w:line="480" w:lineRule="auto"/>
            <w:ind w:firstLine="720"/>
            <w:jc w:val="center"/>
          </w:pPr>
        </w:pPrChange>
      </w:pPr>
      <w:ins w:id="73" w:author="Sri Harsha Mekala" w:date="2016-12-01T07:35:00Z">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deploying a private blockchain</w:t>
        </w:r>
      </w:ins>
      <w:ins w:id="74" w:author="Sri Harsha Mekala" w:date="2016-12-01T07:36:00Z">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ethereum</w:t>
        </w:r>
      </w:ins>
      <w:proofErr w:type="spellEnd"/>
      <w:ins w:id="75" w:author="Sri Harsha Mekala" w:date="2016-12-01T07:35:00Z">
        <w:r>
          <w:rPr>
            <w:rFonts w:ascii="Times New Roman" w:eastAsia="Times New Roman" w:hAnsi="Times New Roman" w:cs="Times New Roman"/>
            <w:sz w:val="24"/>
            <w:szCs w:val="24"/>
          </w:rPr>
          <w:t xml:space="preserve">, we have </w:t>
        </w:r>
      </w:ins>
      <w:ins w:id="76" w:author="Sri Harsha Mekala" w:date="2016-12-01T07:36:00Z">
        <w:r>
          <w:rPr>
            <w:rFonts w:ascii="Times New Roman" w:eastAsia="Times New Roman" w:hAnsi="Times New Roman" w:cs="Times New Roman"/>
            <w:sz w:val="24"/>
            <w:szCs w:val="24"/>
          </w:rPr>
          <w:t xml:space="preserve">used </w:t>
        </w:r>
      </w:ins>
      <w:ins w:id="77" w:author="Sri Harsha Mekala" w:date="2016-12-01T07:46:00Z">
        <w:r w:rsidR="000C5CF6">
          <w:rPr>
            <w:rFonts w:ascii="Times New Roman" w:eastAsia="Times New Roman" w:hAnsi="Times New Roman" w:cs="Times New Roman"/>
            <w:sz w:val="24"/>
            <w:szCs w:val="24"/>
          </w:rPr>
          <w:t xml:space="preserve">a </w:t>
        </w:r>
      </w:ins>
      <w:ins w:id="78" w:author="Sri Harsha Mekala" w:date="2016-12-01T07:47:00Z">
        <w:r w:rsidR="000C5CF6">
          <w:rPr>
            <w:rFonts w:ascii="Times New Roman" w:eastAsia="Times New Roman" w:hAnsi="Times New Roman" w:cs="Times New Roman"/>
            <w:sz w:val="24"/>
            <w:szCs w:val="24"/>
          </w:rPr>
          <w:t xml:space="preserve">multipurpose command line interface tool called </w:t>
        </w:r>
      </w:ins>
      <w:proofErr w:type="spellStart"/>
      <w:ins w:id="79" w:author="Sri Harsha Mekala" w:date="2016-12-01T07:37:00Z">
        <w:r>
          <w:rPr>
            <w:rFonts w:ascii="Times New Roman" w:eastAsia="Times New Roman" w:hAnsi="Times New Roman" w:cs="Times New Roman"/>
            <w:sz w:val="24"/>
            <w:szCs w:val="24"/>
          </w:rPr>
          <w:t>Geth</w:t>
        </w:r>
        <w:proofErr w:type="spellEnd"/>
        <w:r>
          <w:rPr>
            <w:rFonts w:ascii="Times New Roman" w:eastAsia="Times New Roman" w:hAnsi="Times New Roman" w:cs="Times New Roman"/>
            <w:sz w:val="24"/>
            <w:szCs w:val="24"/>
          </w:rPr>
          <w:t xml:space="preserve"> which </w:t>
        </w:r>
      </w:ins>
      <w:ins w:id="80" w:author="Sri Harsha Mekala" w:date="2016-12-01T07:44:00Z">
        <w:r w:rsidR="000C5CF6">
          <w:rPr>
            <w:rFonts w:ascii="Times New Roman" w:eastAsia="Times New Roman" w:hAnsi="Times New Roman" w:cs="Times New Roman"/>
            <w:sz w:val="24"/>
            <w:szCs w:val="24"/>
          </w:rPr>
          <w:t>can run a</w:t>
        </w:r>
      </w:ins>
      <w:ins w:id="81" w:author="Sri Harsha Mekala" w:date="2016-12-01T07:51:00Z">
        <w:r w:rsidR="009E611A">
          <w:rPr>
            <w:rFonts w:ascii="Times New Roman" w:eastAsia="Times New Roman" w:hAnsi="Times New Roman" w:cs="Times New Roman"/>
            <w:sz w:val="24"/>
            <w:szCs w:val="24"/>
          </w:rPr>
          <w:t xml:space="preserve"> full</w:t>
        </w:r>
      </w:ins>
      <w:ins w:id="82" w:author="Sri Harsha Mekala" w:date="2016-12-01T07:47:00Z">
        <w:r w:rsidR="000C5CF6">
          <w:rPr>
            <w:rFonts w:ascii="Times New Roman" w:eastAsia="Times New Roman" w:hAnsi="Times New Roman" w:cs="Times New Roman"/>
            <w:sz w:val="24"/>
            <w:szCs w:val="24"/>
          </w:rPr>
          <w:t xml:space="preserve"> </w:t>
        </w:r>
        <w:proofErr w:type="spellStart"/>
        <w:r w:rsidR="000C5CF6">
          <w:rPr>
            <w:rFonts w:ascii="Times New Roman" w:eastAsia="Times New Roman" w:hAnsi="Times New Roman" w:cs="Times New Roman"/>
            <w:sz w:val="24"/>
            <w:szCs w:val="24"/>
          </w:rPr>
          <w:t>ethereum</w:t>
        </w:r>
        <w:proofErr w:type="spellEnd"/>
        <w:r w:rsidR="000C5CF6">
          <w:rPr>
            <w:rFonts w:ascii="Times New Roman" w:eastAsia="Times New Roman" w:hAnsi="Times New Roman" w:cs="Times New Roman"/>
            <w:sz w:val="24"/>
            <w:szCs w:val="24"/>
          </w:rPr>
          <w:t xml:space="preserve"> node. This tool is implemented in Go and </w:t>
        </w:r>
      </w:ins>
      <w:ins w:id="83" w:author="Sri Harsha Mekala" w:date="2016-12-01T07:48:00Z">
        <w:r w:rsidR="000C5CF6">
          <w:rPr>
            <w:rFonts w:ascii="Times New Roman" w:eastAsia="Times New Roman" w:hAnsi="Times New Roman" w:cs="Times New Roman"/>
            <w:sz w:val="24"/>
            <w:szCs w:val="24"/>
          </w:rPr>
          <w:t>supports</w:t>
        </w:r>
      </w:ins>
      <w:ins w:id="84" w:author="Sri Harsha Mekala" w:date="2016-12-01T07:50:00Z">
        <w:r w:rsidR="009E611A">
          <w:rPr>
            <w:rFonts w:ascii="Times New Roman" w:eastAsia="Times New Roman" w:hAnsi="Times New Roman" w:cs="Times New Roman"/>
            <w:sz w:val="24"/>
            <w:szCs w:val="24"/>
          </w:rPr>
          <w:t xml:space="preserve"> </w:t>
        </w:r>
      </w:ins>
      <w:ins w:id="85" w:author="Sri Harsha Mekala" w:date="2016-12-01T07:52:00Z">
        <w:r w:rsidR="009E611A">
          <w:rPr>
            <w:rFonts w:ascii="Times New Roman" w:eastAsia="Times New Roman" w:hAnsi="Times New Roman" w:cs="Times New Roman"/>
            <w:sz w:val="24"/>
            <w:szCs w:val="24"/>
          </w:rPr>
          <w:t xml:space="preserve">mining, fund transfer, creating </w:t>
        </w:r>
      </w:ins>
      <w:ins w:id="86" w:author="Sri Harsha Mekala" w:date="2016-12-01T07:54:00Z">
        <w:r w:rsidR="009E611A">
          <w:rPr>
            <w:rFonts w:ascii="Times New Roman" w:eastAsia="Times New Roman" w:hAnsi="Times New Roman" w:cs="Times New Roman"/>
            <w:sz w:val="24"/>
            <w:szCs w:val="24"/>
          </w:rPr>
          <w:t>contracts</w:t>
        </w:r>
      </w:ins>
      <w:ins w:id="87" w:author="Sri Harsha Mekala" w:date="2016-12-01T07:52:00Z">
        <w:r w:rsidR="009E611A">
          <w:rPr>
            <w:rFonts w:ascii="Times New Roman" w:eastAsia="Times New Roman" w:hAnsi="Times New Roman" w:cs="Times New Roman"/>
            <w:sz w:val="24"/>
            <w:szCs w:val="24"/>
          </w:rPr>
          <w:t>,</w:t>
        </w:r>
      </w:ins>
      <w:ins w:id="88" w:author="Sri Harsha Mekala" w:date="2016-12-01T07:54:00Z">
        <w:r w:rsidR="009E611A">
          <w:rPr>
            <w:rFonts w:ascii="Times New Roman" w:eastAsia="Times New Roman" w:hAnsi="Times New Roman" w:cs="Times New Roman"/>
            <w:sz w:val="24"/>
            <w:szCs w:val="24"/>
          </w:rPr>
          <w:t xml:space="preserve"> sending transactions and many more.</w:t>
        </w:r>
      </w:ins>
      <w:ins w:id="89" w:author="Sri Harsha Mekala" w:date="2016-12-01T07:55:00Z">
        <w:r w:rsidR="009E611A">
          <w:rPr>
            <w:rFonts w:ascii="Times New Roman" w:eastAsia="Times New Roman" w:hAnsi="Times New Roman" w:cs="Times New Roman"/>
            <w:sz w:val="24"/>
            <w:szCs w:val="24"/>
          </w:rPr>
          <w:t xml:space="preserve"> </w:t>
        </w:r>
      </w:ins>
      <w:ins w:id="90" w:author="Sri Harsha Mekala" w:date="2016-12-01T07:57:00Z">
        <w:r w:rsidR="009E611A">
          <w:rPr>
            <w:rFonts w:ascii="Times New Roman" w:eastAsia="Times New Roman" w:hAnsi="Times New Roman" w:cs="Times New Roman"/>
            <w:sz w:val="24"/>
            <w:szCs w:val="24"/>
          </w:rPr>
          <w:t>See Appendix A f</w:t>
        </w:r>
      </w:ins>
      <w:ins w:id="91" w:author="Sri Harsha Mekala" w:date="2016-12-01T07:55:00Z">
        <w:r w:rsidR="009E611A">
          <w:rPr>
            <w:rFonts w:ascii="Times New Roman" w:eastAsia="Times New Roman" w:hAnsi="Times New Roman" w:cs="Times New Roman"/>
            <w:sz w:val="24"/>
            <w:szCs w:val="24"/>
          </w:rPr>
          <w:t xml:space="preserve">or a detailed explanation </w:t>
        </w:r>
      </w:ins>
      <w:ins w:id="92" w:author="Sri Harsha Mekala" w:date="2016-12-01T23:33:00Z">
        <w:r w:rsidR="004416D4">
          <w:rPr>
            <w:rFonts w:ascii="Times New Roman" w:eastAsia="Times New Roman" w:hAnsi="Times New Roman" w:cs="Times New Roman"/>
            <w:sz w:val="24"/>
            <w:szCs w:val="24"/>
          </w:rPr>
          <w:t>of</w:t>
        </w:r>
      </w:ins>
      <w:ins w:id="93" w:author="Sri Harsha Mekala" w:date="2016-12-01T07:55:00Z">
        <w:r w:rsidR="009E611A">
          <w:rPr>
            <w:rFonts w:ascii="Times New Roman" w:eastAsia="Times New Roman" w:hAnsi="Times New Roman" w:cs="Times New Roman"/>
            <w:sz w:val="24"/>
            <w:szCs w:val="24"/>
          </w:rPr>
          <w:t xml:space="preserve"> </w:t>
        </w:r>
      </w:ins>
      <w:proofErr w:type="spellStart"/>
      <w:ins w:id="94" w:author="Sri Harsha Mekala" w:date="2016-12-01T08:06:00Z">
        <w:r w:rsidR="00B90422">
          <w:rPr>
            <w:rFonts w:ascii="Times New Roman" w:eastAsia="Times New Roman" w:hAnsi="Times New Roman" w:cs="Times New Roman"/>
            <w:sz w:val="24"/>
            <w:szCs w:val="24"/>
          </w:rPr>
          <w:t>geth</w:t>
        </w:r>
        <w:proofErr w:type="spellEnd"/>
        <w:r w:rsidR="00B90422">
          <w:rPr>
            <w:rFonts w:ascii="Times New Roman" w:eastAsia="Times New Roman" w:hAnsi="Times New Roman" w:cs="Times New Roman"/>
            <w:sz w:val="24"/>
            <w:szCs w:val="24"/>
          </w:rPr>
          <w:t xml:space="preserve"> </w:t>
        </w:r>
      </w:ins>
      <w:ins w:id="95" w:author="Sri Harsha Mekala" w:date="2016-12-01T07:55:00Z">
        <w:r w:rsidR="009E611A">
          <w:rPr>
            <w:rFonts w:ascii="Times New Roman" w:eastAsia="Times New Roman" w:hAnsi="Times New Roman" w:cs="Times New Roman"/>
            <w:sz w:val="24"/>
            <w:szCs w:val="24"/>
          </w:rPr>
          <w:t xml:space="preserve">installation </w:t>
        </w:r>
      </w:ins>
      <w:ins w:id="96" w:author="Sri Harsha Mekala" w:date="2016-12-01T07:57:00Z">
        <w:r w:rsidR="00B90422">
          <w:rPr>
            <w:rFonts w:ascii="Times New Roman" w:eastAsia="Times New Roman" w:hAnsi="Times New Roman" w:cs="Times New Roman"/>
            <w:sz w:val="24"/>
            <w:szCs w:val="24"/>
          </w:rPr>
          <w:t>procedure</w:t>
        </w:r>
      </w:ins>
      <w:ins w:id="97" w:author="Sri Harsha Mekala" w:date="2016-12-01T08:06:00Z">
        <w:r w:rsidR="00B90422">
          <w:rPr>
            <w:rFonts w:ascii="Times New Roman" w:eastAsia="Times New Roman" w:hAnsi="Times New Roman" w:cs="Times New Roman"/>
            <w:sz w:val="24"/>
            <w:szCs w:val="24"/>
          </w:rPr>
          <w:t xml:space="preserve"> on Raspberry pi.</w:t>
        </w:r>
      </w:ins>
      <w:ins w:id="98" w:author="Sri Harsha Mekala" w:date="2016-12-01T07:57:00Z">
        <w:r w:rsidR="009E611A">
          <w:rPr>
            <w:rFonts w:ascii="Times New Roman" w:eastAsia="Times New Roman" w:hAnsi="Times New Roman" w:cs="Times New Roman"/>
            <w:sz w:val="24"/>
            <w:szCs w:val="24"/>
          </w:rPr>
          <w:t xml:space="preserve"> </w:t>
        </w:r>
      </w:ins>
    </w:p>
    <w:p w14:paraId="67B386E1" w14:textId="1B2B27ED" w:rsidR="00C32247" w:rsidDel="00B40824" w:rsidRDefault="00B40824">
      <w:pPr>
        <w:spacing w:after="0" w:line="240" w:lineRule="auto"/>
        <w:jc w:val="center"/>
        <w:rPr>
          <w:del w:id="99" w:author="Sri Harsha Mekala" w:date="2016-12-01T07:29:00Z"/>
          <w:rFonts w:ascii="Times New Roman" w:hAnsi="Times New Roman" w:cs="Times New Roman"/>
          <w:b/>
          <w:sz w:val="24"/>
          <w:szCs w:val="24"/>
        </w:rPr>
        <w:pPrChange w:id="100" w:author="Sri Harsha Mekala" w:date="2016-12-01T07:33:00Z">
          <w:pPr>
            <w:spacing w:after="0" w:line="480" w:lineRule="auto"/>
            <w:jc w:val="both"/>
          </w:pPr>
        </w:pPrChange>
      </w:pPr>
      <w:ins w:id="101" w:author="Sri Harsha Mekala" w:date="2016-12-01T07:31:00Z">
        <w:r w:rsidRPr="00AD7F7F">
          <w:rPr>
            <w:rFonts w:ascii="Times New Roman" w:hAnsi="Times New Roman" w:cs="Times New Roman"/>
            <w:b/>
            <w:noProof/>
            <w:sz w:val="24"/>
            <w:szCs w:val="24"/>
            <w:rPrChange w:id="102" w:author="Unknown">
              <w:rPr>
                <w:noProof/>
              </w:rPr>
            </w:rPrChange>
          </w:rPr>
          <w:lastRenderedPageBreak/>
          <w:drawing>
            <wp:inline distT="0" distB="0" distL="0" distR="0" wp14:anchorId="66961954" wp14:editId="17FE423E">
              <wp:extent cx="4396740" cy="4494087"/>
              <wp:effectExtent l="0" t="0" r="3810" b="1905"/>
              <wp:docPr id="28" name="Picture 28" descr="/Users/harshamekala/Download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arshamekala/Downloads/deploy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9628" cy="4497039"/>
                      </a:xfrm>
                      <a:prstGeom prst="rect">
                        <a:avLst/>
                      </a:prstGeom>
                      <a:noFill/>
                      <a:ln>
                        <a:noFill/>
                      </a:ln>
                    </pic:spPr>
                  </pic:pic>
                </a:graphicData>
              </a:graphic>
            </wp:inline>
          </w:drawing>
        </w:r>
      </w:ins>
    </w:p>
    <w:p w14:paraId="3426CA99" w14:textId="043625DA" w:rsidR="00B40824" w:rsidRPr="007737B6" w:rsidRDefault="00A61DD6" w:rsidP="007737B6">
      <w:pPr>
        <w:spacing w:after="120" w:line="240" w:lineRule="auto"/>
        <w:ind w:firstLine="720"/>
        <w:jc w:val="center"/>
        <w:rPr>
          <w:ins w:id="103" w:author="Sri Harsha Mekala" w:date="2016-12-01T07:32:00Z"/>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 xml:space="preserve"> </w:t>
      </w:r>
      <w:ins w:id="104" w:author="Sri Harsha Mekala" w:date="2016-12-01T07:32:00Z">
        <w:r w:rsidR="00B40824">
          <w:rPr>
            <w:rFonts w:ascii="Times New Roman" w:eastAsia="Times New Roman" w:hAnsi="Times New Roman" w:cs="Times New Roman"/>
            <w:sz w:val="24"/>
            <w:szCs w:val="24"/>
          </w:rPr>
          <w:t>Figure 4.2</w:t>
        </w:r>
        <w:r w:rsidR="00B40824" w:rsidRPr="0023465D">
          <w:rPr>
            <w:rFonts w:ascii="Times New Roman" w:eastAsia="Times New Roman" w:hAnsi="Times New Roman" w:cs="Times New Roman"/>
            <w:sz w:val="24"/>
            <w:szCs w:val="24"/>
          </w:rPr>
          <w:t xml:space="preserve"> </w:t>
        </w:r>
      </w:ins>
      <w:ins w:id="105" w:author="Sri Harsha Mekala" w:date="2016-12-01T07:33:00Z">
        <w:r w:rsidR="00B40824">
          <w:rPr>
            <w:rFonts w:ascii="Times New Roman" w:eastAsia="Times New Roman" w:hAnsi="Times New Roman" w:cs="Times New Roman"/>
            <w:sz w:val="24"/>
            <w:szCs w:val="24"/>
          </w:rPr>
          <w:t>Working with</w:t>
        </w:r>
      </w:ins>
      <w:ins w:id="106" w:author="Sri Harsha Mekala" w:date="2016-12-01T07:32:00Z">
        <w:r w:rsidR="00B40824">
          <w:rPr>
            <w:rFonts w:ascii="Times New Roman" w:eastAsia="Times New Roman" w:hAnsi="Times New Roman" w:cs="Times New Roman"/>
            <w:sz w:val="24"/>
            <w:szCs w:val="24"/>
          </w:rPr>
          <w:t xml:space="preserve"> </w:t>
        </w:r>
        <w:proofErr w:type="spellStart"/>
        <w:r w:rsidR="00B40824">
          <w:rPr>
            <w:rFonts w:ascii="Times New Roman" w:eastAsia="Times New Roman" w:hAnsi="Times New Roman" w:cs="Times New Roman"/>
            <w:sz w:val="24"/>
            <w:szCs w:val="24"/>
          </w:rPr>
          <w:t>geth</w:t>
        </w:r>
        <w:proofErr w:type="spellEnd"/>
        <w:r w:rsidR="00B40824">
          <w:rPr>
            <w:rFonts w:ascii="Times New Roman" w:eastAsia="Times New Roman" w:hAnsi="Times New Roman" w:cs="Times New Roman"/>
            <w:sz w:val="24"/>
            <w:szCs w:val="24"/>
          </w:rPr>
          <w:t xml:space="preserve"> </w:t>
        </w:r>
      </w:ins>
    </w:p>
    <w:p w14:paraId="1A7AD621" w14:textId="7C269DB3" w:rsidR="00705EB8" w:rsidRPr="00FE7354" w:rsidRDefault="00B40824" w:rsidP="008B51DD">
      <w:pPr>
        <w:pStyle w:val="Heading2"/>
        <w:spacing w:line="480" w:lineRule="auto"/>
        <w:rPr>
          <w:rFonts w:asciiTheme="minorHAnsi" w:eastAsiaTheme="minorHAnsi" w:hAnsiTheme="minorHAnsi" w:cstheme="minorBidi"/>
          <w:i/>
          <w:iCs/>
          <w:color w:val="auto"/>
          <w:sz w:val="22"/>
          <w:szCs w:val="22"/>
        </w:rPr>
      </w:pPr>
      <w:r w:rsidRPr="0023465D" w:rsidDel="00B40824">
        <w:rPr>
          <w:rFonts w:ascii="Times New Roman" w:eastAsia="Times New Roman" w:hAnsi="Times New Roman" w:cs="Times New Roman"/>
          <w:b/>
          <w:bCs/>
          <w:sz w:val="24"/>
          <w:szCs w:val="24"/>
        </w:rPr>
        <w:t xml:space="preserve"> </w:t>
      </w:r>
      <w:bookmarkStart w:id="107" w:name="_Toc468477626"/>
      <w:r w:rsidR="00A61DD6" w:rsidRPr="0023465D">
        <w:rPr>
          <w:rFonts w:ascii="Times New Roman" w:eastAsia="Times New Roman" w:hAnsi="Times New Roman" w:cs="Times New Roman"/>
          <w:b/>
          <w:bCs/>
          <w:color w:val="auto"/>
          <w:sz w:val="24"/>
          <w:szCs w:val="24"/>
        </w:rPr>
        <w:t>4.</w:t>
      </w:r>
      <w:r>
        <w:rPr>
          <w:rFonts w:ascii="Times New Roman" w:eastAsia="Times New Roman" w:hAnsi="Times New Roman" w:cs="Times New Roman"/>
          <w:b/>
          <w:bCs/>
          <w:color w:val="auto"/>
          <w:sz w:val="24"/>
          <w:szCs w:val="24"/>
        </w:rPr>
        <w:t>1</w:t>
      </w:r>
      <w:r w:rsidR="00A61DD6" w:rsidRPr="0023465D">
        <w:rPr>
          <w:rFonts w:ascii="Times New Roman" w:eastAsia="Times New Roman" w:hAnsi="Times New Roman" w:cs="Times New Roman"/>
          <w:b/>
          <w:bCs/>
          <w:color w:val="auto"/>
          <w:sz w:val="24"/>
          <w:szCs w:val="24"/>
        </w:rPr>
        <w:t xml:space="preserve"> </w:t>
      </w:r>
      <w:r w:rsidR="00705EB8" w:rsidRPr="0023465D">
        <w:rPr>
          <w:rFonts w:ascii="Times New Roman" w:eastAsia="Times New Roman" w:hAnsi="Times New Roman" w:cs="Times New Roman"/>
          <w:b/>
          <w:bCs/>
          <w:color w:val="auto"/>
          <w:sz w:val="24"/>
          <w:szCs w:val="24"/>
        </w:rPr>
        <w:t>Custom Genesis Block:</w:t>
      </w:r>
      <w:bookmarkEnd w:id="107"/>
    </w:p>
    <w:p w14:paraId="75756A22" w14:textId="77777777" w:rsidR="00705EB8" w:rsidRPr="0023465D" w:rsidRDefault="00705EB8" w:rsidP="0023465D">
      <w:pPr>
        <w:spacing w:after="12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The starting block of a blockchain is called the genesis block and this does not point to any predecessor blocks. It is the entry point into the blockchain database and defines all the initial parameters of blockchain database. The genesis block is created by using a </w:t>
      </w:r>
      <w:r w:rsidR="001E035F" w:rsidRPr="0023465D">
        <w:rPr>
          <w:rFonts w:ascii="Times New Roman" w:eastAsia="Times New Roman" w:hAnsi="Times New Roman" w:cs="Times New Roman"/>
          <w:sz w:val="24"/>
          <w:szCs w:val="24"/>
        </w:rPr>
        <w:t>JSON</w:t>
      </w:r>
      <w:r w:rsidRPr="0023465D">
        <w:rPr>
          <w:rFonts w:ascii="Times New Roman" w:eastAsia="Times New Roman" w:hAnsi="Times New Roman" w:cs="Times New Roman"/>
          <w:sz w:val="24"/>
          <w:szCs w:val="24"/>
        </w:rPr>
        <w:t xml:space="preserve"> file which contains all the required parameters.</w:t>
      </w:r>
    </w:p>
    <w:p w14:paraId="34757DE5" w14:textId="77777777" w:rsidR="00705EB8" w:rsidRPr="00705EB8" w:rsidRDefault="00705EB8" w:rsidP="00705EB8">
      <w:pPr>
        <w:pStyle w:val="ListParagraph"/>
        <w:spacing w:line="480" w:lineRule="auto"/>
        <w:ind w:left="0"/>
        <w:jc w:val="both"/>
        <w:rPr>
          <w:rFonts w:ascii="Times New Roman" w:hAnsi="Times New Roman" w:cs="Times New Roman"/>
        </w:rPr>
      </w:pPr>
      <w:r w:rsidRPr="00705EB8">
        <w:rPr>
          <w:rFonts w:ascii="Times New Roman" w:hAnsi="Times New Roman" w:cs="Times New Roman"/>
          <w:noProof/>
        </w:rPr>
        <w:lastRenderedPageBreak/>
        <w:drawing>
          <wp:inline distT="0" distB="0" distL="0" distR="0" wp14:anchorId="0387ECAC" wp14:editId="108F2A20">
            <wp:extent cx="5928360" cy="2415540"/>
            <wp:effectExtent l="0" t="0" r="0" b="3810"/>
            <wp:docPr id="31" name="Picture 31" descr="Screen%20Shot%202016-11-17%20at%203.41.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17%20at%203.41.54%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360" cy="2415540"/>
                    </a:xfrm>
                    <a:prstGeom prst="rect">
                      <a:avLst/>
                    </a:prstGeom>
                    <a:noFill/>
                    <a:ln>
                      <a:noFill/>
                    </a:ln>
                  </pic:spPr>
                </pic:pic>
              </a:graphicData>
            </a:graphic>
          </wp:inline>
        </w:drawing>
      </w:r>
    </w:p>
    <w:p w14:paraId="1A6B8CD7" w14:textId="3D90A914" w:rsidR="00705EB8" w:rsidRPr="00292414" w:rsidRDefault="0075174A" w:rsidP="009D521F">
      <w:pPr>
        <w:spacing w:line="240" w:lineRule="auto"/>
        <w:jc w:val="center"/>
        <w:rPr>
          <w:rFonts w:ascii="Times New Roman" w:eastAsia="Times New Roman" w:hAnsi="Times New Roman" w:cs="Times New Roman"/>
          <w:sz w:val="24"/>
          <w:szCs w:val="24"/>
          <w:rPrChange w:id="108" w:author="Sri Pravallika Maddipati" w:date="2016-12-01T23:29:00Z">
            <w:rPr/>
          </w:rPrChange>
        </w:rPr>
      </w:pPr>
      <w:r w:rsidRPr="00292414">
        <w:rPr>
          <w:rFonts w:ascii="Times New Roman" w:eastAsia="Times New Roman" w:hAnsi="Times New Roman" w:cs="Times New Roman"/>
          <w:sz w:val="24"/>
          <w:szCs w:val="24"/>
        </w:rPr>
        <w:t>Figure 4.</w:t>
      </w:r>
      <w:r w:rsidR="00E93610" w:rsidRPr="00292414">
        <w:rPr>
          <w:rFonts w:ascii="Times New Roman" w:eastAsia="Times New Roman" w:hAnsi="Times New Roman" w:cs="Times New Roman"/>
          <w:sz w:val="24"/>
          <w:szCs w:val="24"/>
        </w:rPr>
        <w:t>3</w:t>
      </w:r>
      <w:r w:rsidRPr="00292414">
        <w:rPr>
          <w:rFonts w:ascii="Times New Roman" w:eastAsia="Times New Roman" w:hAnsi="Times New Roman" w:cs="Times New Roman"/>
          <w:sz w:val="24"/>
          <w:szCs w:val="24"/>
        </w:rPr>
        <w:t xml:space="preserve"> </w:t>
      </w:r>
      <w:r w:rsidR="00705EB8" w:rsidRPr="00292414">
        <w:rPr>
          <w:rFonts w:ascii="Times New Roman" w:eastAsia="Times New Roman" w:hAnsi="Times New Roman" w:cs="Times New Roman"/>
          <w:sz w:val="24"/>
          <w:szCs w:val="24"/>
        </w:rPr>
        <w:t xml:space="preserve">Custom </w:t>
      </w:r>
      <w:proofErr w:type="spellStart"/>
      <w:r w:rsidR="00705EB8" w:rsidRPr="00292414">
        <w:rPr>
          <w:rFonts w:ascii="Times New Roman" w:eastAsia="Times New Roman" w:hAnsi="Times New Roman" w:cs="Times New Roman"/>
          <w:sz w:val="24"/>
          <w:szCs w:val="24"/>
        </w:rPr>
        <w:t>Genesis.json</w:t>
      </w:r>
      <w:proofErr w:type="spellEnd"/>
      <w:r w:rsidR="00705EB8" w:rsidRPr="00292414">
        <w:rPr>
          <w:rFonts w:ascii="Times New Roman" w:eastAsia="Times New Roman" w:hAnsi="Times New Roman" w:cs="Times New Roman"/>
          <w:sz w:val="24"/>
          <w:szCs w:val="24"/>
        </w:rPr>
        <w:t xml:space="preserve"> file</w:t>
      </w:r>
    </w:p>
    <w:p w14:paraId="0BE74C4B" w14:textId="71B34871" w:rsidR="00C32247" w:rsidRPr="00212B21" w:rsidRDefault="009E611A" w:rsidP="00212B21">
      <w:pPr>
        <w:spacing w:after="240" w:line="480" w:lineRule="auto"/>
        <w:jc w:val="center"/>
        <w:rPr>
          <w:rFonts w:ascii="Times New Roman" w:eastAsia="Times New Roman" w:hAnsi="Times New Roman" w:cs="Times New Roman"/>
          <w:sz w:val="24"/>
          <w:szCs w:val="24"/>
        </w:rPr>
      </w:pPr>
      <w:ins w:id="109" w:author="Sri Harsha Mekala" w:date="2016-12-01T07:58:00Z">
        <w:r w:rsidRPr="763CD71E">
          <w:rPr>
            <w:rFonts w:ascii="Times New Roman" w:eastAsia="Times New Roman" w:hAnsi="Times New Roman" w:cs="Times New Roman"/>
            <w:sz w:val="24"/>
            <w:szCs w:val="24"/>
            <w:rPrChange w:id="110" w:author="Sri Harsha Mekala" w:date="2016-12-01T10:29:00Z">
              <w:rPr>
                <w:rFonts w:ascii="Times New Roman" w:hAnsi="Times New Roman" w:cs="Times New Roman"/>
                <w:sz w:val="24"/>
                <w:szCs w:val="24"/>
              </w:rPr>
            </w:rPrChange>
          </w:rPr>
          <w:t>(See Appendix B for a detailed explanation of all the parameters in the genesis block)</w:t>
        </w:r>
      </w:ins>
    </w:p>
    <w:p w14:paraId="43669DCE" w14:textId="5109677A" w:rsidR="00705EB8" w:rsidRPr="0023465D" w:rsidRDefault="00A61DD6" w:rsidP="0023465D">
      <w:pPr>
        <w:pStyle w:val="Heading2"/>
        <w:spacing w:line="480" w:lineRule="auto"/>
        <w:rPr>
          <w:rFonts w:ascii="Times New Roman" w:eastAsia="Times New Roman" w:hAnsi="Times New Roman" w:cs="Times New Roman"/>
          <w:b/>
          <w:bCs/>
          <w:color w:val="auto"/>
          <w:sz w:val="24"/>
          <w:szCs w:val="24"/>
        </w:rPr>
      </w:pPr>
      <w:bookmarkStart w:id="111" w:name="_Toc468477627"/>
      <w:r w:rsidRPr="0023465D">
        <w:rPr>
          <w:rFonts w:ascii="Times New Roman" w:eastAsia="Times New Roman" w:hAnsi="Times New Roman" w:cs="Times New Roman"/>
          <w:b/>
          <w:bCs/>
          <w:color w:val="auto"/>
          <w:sz w:val="24"/>
          <w:szCs w:val="24"/>
        </w:rPr>
        <w:t>4.</w:t>
      </w:r>
      <w:r w:rsidR="00E93610">
        <w:rPr>
          <w:rFonts w:ascii="Times New Roman" w:eastAsia="Times New Roman" w:hAnsi="Times New Roman" w:cs="Times New Roman"/>
          <w:b/>
          <w:bCs/>
          <w:color w:val="auto"/>
          <w:sz w:val="24"/>
          <w:szCs w:val="24"/>
        </w:rPr>
        <w:t>2</w:t>
      </w:r>
      <w:r w:rsidRPr="0023465D">
        <w:rPr>
          <w:rFonts w:ascii="Times New Roman" w:eastAsia="Times New Roman" w:hAnsi="Times New Roman" w:cs="Times New Roman"/>
          <w:b/>
          <w:bCs/>
          <w:color w:val="auto"/>
          <w:sz w:val="24"/>
          <w:szCs w:val="24"/>
        </w:rPr>
        <w:t xml:space="preserve"> </w:t>
      </w:r>
      <w:r w:rsidR="00705EB8" w:rsidRPr="0023465D">
        <w:rPr>
          <w:rFonts w:ascii="Times New Roman" w:eastAsia="Times New Roman" w:hAnsi="Times New Roman" w:cs="Times New Roman"/>
          <w:b/>
          <w:bCs/>
          <w:color w:val="auto"/>
          <w:sz w:val="24"/>
          <w:szCs w:val="24"/>
        </w:rPr>
        <w:t xml:space="preserve">Operating on a Private </w:t>
      </w:r>
      <w:r w:rsidR="001E035F" w:rsidRPr="0023465D">
        <w:rPr>
          <w:rFonts w:ascii="Times New Roman" w:eastAsia="Times New Roman" w:hAnsi="Times New Roman" w:cs="Times New Roman"/>
          <w:b/>
          <w:bCs/>
          <w:color w:val="auto"/>
          <w:sz w:val="24"/>
          <w:szCs w:val="24"/>
        </w:rPr>
        <w:t>Blockchain</w:t>
      </w:r>
      <w:r w:rsidR="00705EB8" w:rsidRPr="0023465D">
        <w:rPr>
          <w:rFonts w:ascii="Times New Roman" w:eastAsia="Times New Roman" w:hAnsi="Times New Roman" w:cs="Times New Roman"/>
          <w:b/>
          <w:bCs/>
          <w:color w:val="auto"/>
          <w:sz w:val="24"/>
          <w:szCs w:val="24"/>
        </w:rPr>
        <w:t>:</w:t>
      </w:r>
      <w:bookmarkEnd w:id="111"/>
    </w:p>
    <w:p w14:paraId="52C0C964" w14:textId="77777777" w:rsidR="00705EB8" w:rsidRPr="0023465D" w:rsidRDefault="00705EB8"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While running multiple Ethereum nodes in a private blockchain:</w:t>
      </w:r>
    </w:p>
    <w:p w14:paraId="48FAEE33" w14:textId="77777777" w:rsidR="00705EB8" w:rsidRPr="0023465D" w:rsidRDefault="00705EB8" w:rsidP="0023465D">
      <w:pPr>
        <w:pStyle w:val="ListParagraph"/>
        <w:numPr>
          <w:ilvl w:val="0"/>
          <w:numId w:val="6"/>
        </w:num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All the nodes should have the same genesis file and same network ID.</w:t>
      </w:r>
    </w:p>
    <w:p w14:paraId="5D90F171" w14:textId="77777777" w:rsidR="00705EB8" w:rsidRPr="0023465D" w:rsidRDefault="00705EB8" w:rsidP="0023465D">
      <w:pPr>
        <w:pStyle w:val="ListParagraph"/>
        <w:numPr>
          <w:ilvl w:val="0"/>
          <w:numId w:val="6"/>
        </w:num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Each node should have </w:t>
      </w:r>
      <w:r w:rsidR="001E035F" w:rsidRPr="0023465D">
        <w:rPr>
          <w:rFonts w:ascii="Times New Roman" w:eastAsia="Times New Roman" w:hAnsi="Times New Roman" w:cs="Times New Roman"/>
          <w:sz w:val="24"/>
          <w:szCs w:val="24"/>
        </w:rPr>
        <w:t xml:space="preserve">a </w:t>
      </w:r>
      <w:r w:rsidRPr="0023465D">
        <w:rPr>
          <w:rFonts w:ascii="Times New Roman" w:eastAsia="Times New Roman" w:hAnsi="Times New Roman" w:cs="Times New Roman"/>
          <w:sz w:val="24"/>
          <w:szCs w:val="24"/>
        </w:rPr>
        <w:t>different empty folder for data storage (</w:t>
      </w:r>
      <w:r w:rsidRPr="24D47E9E">
        <w:rPr>
          <w:rFonts w:ascii="Times New Roman" w:eastAsia="Times New Roman" w:hAnsi="Times New Roman" w:cs="Times New Roman"/>
          <w:i/>
          <w:iCs/>
          <w:sz w:val="24"/>
          <w:szCs w:val="24"/>
        </w:rPr>
        <w:t>--</w:t>
      </w:r>
      <w:proofErr w:type="spellStart"/>
      <w:r w:rsidRPr="24D47E9E">
        <w:rPr>
          <w:rFonts w:ascii="Times New Roman" w:eastAsia="Times New Roman" w:hAnsi="Times New Roman" w:cs="Times New Roman"/>
          <w:i/>
          <w:iCs/>
          <w:sz w:val="24"/>
          <w:szCs w:val="24"/>
        </w:rPr>
        <w:t>datadir</w:t>
      </w:r>
      <w:proofErr w:type="spellEnd"/>
      <w:r w:rsidRPr="0023465D">
        <w:rPr>
          <w:rFonts w:ascii="Times New Roman" w:eastAsia="Times New Roman" w:hAnsi="Times New Roman" w:cs="Times New Roman"/>
          <w:sz w:val="24"/>
          <w:szCs w:val="24"/>
        </w:rPr>
        <w:t>). All the blockchain data including account names and nodes is stored in this directory.</w:t>
      </w:r>
    </w:p>
    <w:p w14:paraId="1C8B70DE" w14:textId="77777777" w:rsidR="00705EB8" w:rsidRPr="0023465D" w:rsidRDefault="00705EB8" w:rsidP="0023465D">
      <w:pPr>
        <w:pStyle w:val="ListParagraph"/>
        <w:numPr>
          <w:ilvl w:val="0"/>
          <w:numId w:val="6"/>
        </w:num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Each node should run on a different </w:t>
      </w:r>
      <w:proofErr w:type="spellStart"/>
      <w:r w:rsidRPr="0023465D">
        <w:rPr>
          <w:rFonts w:ascii="Times New Roman" w:eastAsia="Times New Roman" w:hAnsi="Times New Roman" w:cs="Times New Roman"/>
          <w:sz w:val="24"/>
          <w:szCs w:val="24"/>
        </w:rPr>
        <w:t>ethereum</w:t>
      </w:r>
      <w:proofErr w:type="spellEnd"/>
      <w:r w:rsidRPr="0023465D">
        <w:rPr>
          <w:rFonts w:ascii="Times New Roman" w:eastAsia="Times New Roman" w:hAnsi="Times New Roman" w:cs="Times New Roman"/>
          <w:sz w:val="24"/>
          <w:szCs w:val="24"/>
        </w:rPr>
        <w:t xml:space="preserve"> (</w:t>
      </w:r>
      <w:r w:rsidRPr="24D47E9E">
        <w:rPr>
          <w:rFonts w:ascii="Times New Roman" w:eastAsia="Times New Roman" w:hAnsi="Times New Roman" w:cs="Times New Roman"/>
          <w:i/>
          <w:iCs/>
          <w:sz w:val="24"/>
          <w:szCs w:val="24"/>
        </w:rPr>
        <w:t>--port</w:t>
      </w:r>
      <w:r w:rsidRPr="0023465D">
        <w:rPr>
          <w:rFonts w:ascii="Times New Roman" w:eastAsia="Times New Roman" w:hAnsi="Times New Roman" w:cs="Times New Roman"/>
          <w:sz w:val="24"/>
          <w:szCs w:val="24"/>
        </w:rPr>
        <w:t xml:space="preserve">) and </w:t>
      </w:r>
      <w:proofErr w:type="spellStart"/>
      <w:r w:rsidRPr="0023465D">
        <w:rPr>
          <w:rFonts w:ascii="Times New Roman" w:eastAsia="Times New Roman" w:hAnsi="Times New Roman" w:cs="Times New Roman"/>
          <w:sz w:val="24"/>
          <w:szCs w:val="24"/>
        </w:rPr>
        <w:t>rpc</w:t>
      </w:r>
      <w:proofErr w:type="spellEnd"/>
      <w:r w:rsidRPr="0023465D">
        <w:rPr>
          <w:rFonts w:ascii="Times New Roman" w:eastAsia="Times New Roman" w:hAnsi="Times New Roman" w:cs="Times New Roman"/>
          <w:sz w:val="24"/>
          <w:szCs w:val="24"/>
        </w:rPr>
        <w:t xml:space="preserve"> port (</w:t>
      </w:r>
      <w:r w:rsidRPr="24D47E9E">
        <w:rPr>
          <w:rFonts w:ascii="Times New Roman" w:eastAsia="Times New Roman" w:hAnsi="Times New Roman" w:cs="Times New Roman"/>
          <w:i/>
          <w:iCs/>
          <w:sz w:val="24"/>
          <w:szCs w:val="24"/>
        </w:rPr>
        <w:t>--</w:t>
      </w:r>
      <w:proofErr w:type="spellStart"/>
      <w:r w:rsidRPr="24D47E9E">
        <w:rPr>
          <w:rFonts w:ascii="Times New Roman" w:eastAsia="Times New Roman" w:hAnsi="Times New Roman" w:cs="Times New Roman"/>
          <w:i/>
          <w:iCs/>
          <w:sz w:val="24"/>
          <w:szCs w:val="24"/>
        </w:rPr>
        <w:t>rpcport</w:t>
      </w:r>
      <w:proofErr w:type="spellEnd"/>
      <w:r w:rsidRPr="0023465D">
        <w:rPr>
          <w:rFonts w:ascii="Times New Roman" w:eastAsia="Times New Roman" w:hAnsi="Times New Roman" w:cs="Times New Roman"/>
          <w:sz w:val="24"/>
          <w:szCs w:val="24"/>
        </w:rPr>
        <w:t>) if multiple nodes are deployed on the same subnet.</w:t>
      </w:r>
    </w:p>
    <w:p w14:paraId="2C75AEF2" w14:textId="77777777" w:rsidR="00705EB8" w:rsidRPr="0023465D" w:rsidRDefault="00705EB8" w:rsidP="0023465D">
      <w:pPr>
        <w:pStyle w:val="ListParagraph"/>
        <w:numPr>
          <w:ilvl w:val="0"/>
          <w:numId w:val="6"/>
        </w:num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If the </w:t>
      </w:r>
      <w:proofErr w:type="spellStart"/>
      <w:r w:rsidRPr="0023465D">
        <w:rPr>
          <w:rFonts w:ascii="Times New Roman" w:eastAsia="Times New Roman" w:hAnsi="Times New Roman" w:cs="Times New Roman"/>
          <w:sz w:val="24"/>
          <w:szCs w:val="24"/>
        </w:rPr>
        <w:t>ipc</w:t>
      </w:r>
      <w:proofErr w:type="spellEnd"/>
      <w:r w:rsidRPr="0023465D">
        <w:rPr>
          <w:rFonts w:ascii="Times New Roman" w:eastAsia="Times New Roman" w:hAnsi="Times New Roman" w:cs="Times New Roman"/>
          <w:sz w:val="24"/>
          <w:szCs w:val="24"/>
        </w:rPr>
        <w:t xml:space="preserve"> interface is not disabled, each node should have a unique </w:t>
      </w:r>
      <w:proofErr w:type="spellStart"/>
      <w:r w:rsidRPr="0023465D">
        <w:rPr>
          <w:rFonts w:ascii="Times New Roman" w:eastAsia="Times New Roman" w:hAnsi="Times New Roman" w:cs="Times New Roman"/>
          <w:sz w:val="24"/>
          <w:szCs w:val="24"/>
        </w:rPr>
        <w:t>ipc</w:t>
      </w:r>
      <w:proofErr w:type="spellEnd"/>
      <w:r w:rsidRPr="0023465D">
        <w:rPr>
          <w:rFonts w:ascii="Times New Roman" w:eastAsia="Times New Roman" w:hAnsi="Times New Roman" w:cs="Times New Roman"/>
          <w:sz w:val="24"/>
          <w:szCs w:val="24"/>
        </w:rPr>
        <w:t xml:space="preserve"> endpoint. This can be mentioned using the </w:t>
      </w:r>
      <w:r w:rsidRPr="24D47E9E">
        <w:rPr>
          <w:rFonts w:ascii="Times New Roman" w:eastAsia="Times New Roman" w:hAnsi="Times New Roman" w:cs="Times New Roman"/>
          <w:i/>
          <w:iCs/>
          <w:sz w:val="24"/>
          <w:szCs w:val="24"/>
        </w:rPr>
        <w:t>--</w:t>
      </w:r>
      <w:proofErr w:type="spellStart"/>
      <w:r w:rsidRPr="24D47E9E">
        <w:rPr>
          <w:rFonts w:ascii="Times New Roman" w:eastAsia="Times New Roman" w:hAnsi="Times New Roman" w:cs="Times New Roman"/>
          <w:i/>
          <w:iCs/>
          <w:sz w:val="24"/>
          <w:szCs w:val="24"/>
        </w:rPr>
        <w:t>ipcpath</w:t>
      </w:r>
      <w:proofErr w:type="spellEnd"/>
      <w:r w:rsidRPr="0023465D">
        <w:rPr>
          <w:rFonts w:ascii="Times New Roman" w:eastAsia="Times New Roman" w:hAnsi="Times New Roman" w:cs="Times New Roman"/>
          <w:sz w:val="24"/>
          <w:szCs w:val="24"/>
        </w:rPr>
        <w:t xml:space="preserve"> option. </w:t>
      </w:r>
    </w:p>
    <w:p w14:paraId="39C53987" w14:textId="77777777" w:rsidR="00705EB8" w:rsidRPr="0023465D" w:rsidRDefault="00705EB8" w:rsidP="0023465D">
      <w:pPr>
        <w:pStyle w:val="ListParagraph"/>
        <w:numPr>
          <w:ilvl w:val="0"/>
          <w:numId w:val="6"/>
        </w:num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If a –</w:t>
      </w:r>
      <w:proofErr w:type="spellStart"/>
      <w:r w:rsidRPr="0023465D">
        <w:rPr>
          <w:rFonts w:ascii="Times New Roman" w:eastAsia="Times New Roman" w:hAnsi="Times New Roman" w:cs="Times New Roman"/>
          <w:sz w:val="24"/>
          <w:szCs w:val="24"/>
        </w:rPr>
        <w:t>datadir</w:t>
      </w:r>
      <w:proofErr w:type="spellEnd"/>
      <w:r w:rsidRPr="0023465D">
        <w:rPr>
          <w:rFonts w:ascii="Times New Roman" w:eastAsia="Times New Roman" w:hAnsi="Times New Roman" w:cs="Times New Roman"/>
          <w:sz w:val="24"/>
          <w:szCs w:val="24"/>
        </w:rPr>
        <w:t xml:space="preserve"> value is not specified at the launch of </w:t>
      </w:r>
      <w:proofErr w:type="spellStart"/>
      <w:r w:rsidRPr="0023465D">
        <w:rPr>
          <w:rFonts w:ascii="Times New Roman" w:eastAsia="Times New Roman" w:hAnsi="Times New Roman" w:cs="Times New Roman"/>
          <w:sz w:val="24"/>
          <w:szCs w:val="24"/>
        </w:rPr>
        <w:t>geth</w:t>
      </w:r>
      <w:proofErr w:type="spellEnd"/>
      <w:r w:rsidRPr="0023465D">
        <w:rPr>
          <w:rFonts w:ascii="Times New Roman" w:eastAsia="Times New Roman" w:hAnsi="Times New Roman" w:cs="Times New Roman"/>
          <w:sz w:val="24"/>
          <w:szCs w:val="24"/>
        </w:rPr>
        <w:t xml:space="preserve"> then the default values are used.</w:t>
      </w:r>
    </w:p>
    <w:p w14:paraId="5E3CD20C" w14:textId="77777777" w:rsidR="00705EB8" w:rsidRPr="0023465D" w:rsidRDefault="00705EB8" w:rsidP="0023465D">
      <w:pPr>
        <w:pStyle w:val="ListParagraph"/>
        <w:spacing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The default directory for different OS are mentioned below:</w:t>
      </w:r>
    </w:p>
    <w:p w14:paraId="5E5306AD" w14:textId="77777777" w:rsidR="00705EB8" w:rsidRPr="0023465D" w:rsidRDefault="00705EB8" w:rsidP="0023465D">
      <w:pPr>
        <w:pStyle w:val="ListParagraph"/>
        <w:numPr>
          <w:ilvl w:val="1"/>
          <w:numId w:val="6"/>
        </w:num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Mac: ~/Library/Ethereum</w:t>
      </w:r>
    </w:p>
    <w:p w14:paraId="3233FF67" w14:textId="77777777" w:rsidR="00705EB8" w:rsidRPr="0023465D" w:rsidRDefault="00705EB8" w:rsidP="0023465D">
      <w:pPr>
        <w:pStyle w:val="ListParagraph"/>
        <w:numPr>
          <w:ilvl w:val="1"/>
          <w:numId w:val="6"/>
        </w:num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Linux: ~/.</w:t>
      </w:r>
      <w:proofErr w:type="spellStart"/>
      <w:r w:rsidRPr="0023465D">
        <w:rPr>
          <w:rFonts w:ascii="Times New Roman" w:eastAsia="Times New Roman" w:hAnsi="Times New Roman" w:cs="Times New Roman"/>
          <w:sz w:val="24"/>
          <w:szCs w:val="24"/>
        </w:rPr>
        <w:t>ethereum</w:t>
      </w:r>
      <w:proofErr w:type="spellEnd"/>
    </w:p>
    <w:p w14:paraId="0FD9E31E" w14:textId="54FB2656" w:rsidR="00705EB8" w:rsidRPr="00E576AE" w:rsidRDefault="00705EB8" w:rsidP="0023465D">
      <w:pPr>
        <w:pStyle w:val="ListParagraph"/>
        <w:numPr>
          <w:ilvl w:val="1"/>
          <w:numId w:val="6"/>
        </w:numPr>
        <w:spacing w:after="240" w:line="480" w:lineRule="auto"/>
        <w:contextualSpacing w:val="0"/>
        <w:jc w:val="both"/>
        <w:rPr>
          <w:rFonts w:ascii="Times New Roman" w:eastAsia="Times New Roman" w:hAnsi="Times New Roman" w:cs="Times New Roman"/>
        </w:rPr>
      </w:pPr>
      <w:r w:rsidRPr="0023465D">
        <w:rPr>
          <w:rFonts w:ascii="Times New Roman" w:eastAsia="Times New Roman" w:hAnsi="Times New Roman" w:cs="Times New Roman"/>
          <w:sz w:val="24"/>
          <w:szCs w:val="24"/>
        </w:rPr>
        <w:lastRenderedPageBreak/>
        <w:t>Windows: %APPDATA%/</w:t>
      </w:r>
      <w:r w:rsidR="3660AFCF" w:rsidRPr="0023465D">
        <w:rPr>
          <w:rFonts w:ascii="Times New Roman" w:eastAsia="Times New Roman" w:hAnsi="Times New Roman" w:cs="Times New Roman"/>
          <w:sz w:val="24"/>
          <w:szCs w:val="24"/>
        </w:rPr>
        <w:t>Ethereum</w:t>
      </w:r>
      <w:r w:rsidRPr="00705EB8">
        <w:rPr>
          <w:rFonts w:ascii="Times New Roman" w:hAnsi="Times New Roman" w:cs="Times New Roman"/>
        </w:rPr>
        <w:tab/>
      </w:r>
    </w:p>
    <w:p w14:paraId="24B80880" w14:textId="41FA99C4" w:rsidR="00666B3D" w:rsidRPr="00E576AE" w:rsidRDefault="00E93610">
      <w:pPr>
        <w:spacing w:after="240" w:line="480" w:lineRule="auto"/>
        <w:jc w:val="both"/>
        <w:rPr>
          <w:rFonts w:ascii="Times New Roman" w:eastAsia="Times New Roman" w:hAnsi="Times New Roman" w:cs="Times New Roman"/>
          <w:sz w:val="24"/>
        </w:rPr>
        <w:pPrChange w:id="112" w:author="Sri Harsha Mekala" w:date="2016-12-01T23:22:00Z">
          <w:pPr>
            <w:spacing w:after="0" w:line="240" w:lineRule="auto"/>
            <w:jc w:val="center"/>
          </w:pPr>
        </w:pPrChange>
      </w:pPr>
      <w:r w:rsidRPr="00E576AE">
        <w:rPr>
          <w:rFonts w:ascii="Times New Roman" w:eastAsia="Times New Roman" w:hAnsi="Times New Roman" w:cs="Times New Roman"/>
          <w:sz w:val="24"/>
        </w:rPr>
        <w:t>See Appendix C for a detailed explanation on the various commands used to interact with a</w:t>
      </w:r>
      <w:r w:rsidR="00ED3269" w:rsidRPr="00E576AE">
        <w:rPr>
          <w:rFonts w:ascii="Times New Roman" w:eastAsia="Times New Roman" w:hAnsi="Times New Roman" w:cs="Times New Roman"/>
          <w:sz w:val="24"/>
        </w:rPr>
        <w:t>n</w:t>
      </w:r>
      <w:r w:rsidRPr="00E576AE">
        <w:rPr>
          <w:rFonts w:ascii="Times New Roman" w:eastAsia="Times New Roman" w:hAnsi="Times New Roman" w:cs="Times New Roman"/>
          <w:sz w:val="24"/>
        </w:rPr>
        <w:t xml:space="preserve"> </w:t>
      </w:r>
      <w:proofErr w:type="spellStart"/>
      <w:r w:rsidRPr="00E576AE">
        <w:rPr>
          <w:rFonts w:ascii="Times New Roman" w:eastAsia="Times New Roman" w:hAnsi="Times New Roman" w:cs="Times New Roman"/>
          <w:sz w:val="24"/>
        </w:rPr>
        <w:t>ethereum</w:t>
      </w:r>
      <w:proofErr w:type="spellEnd"/>
      <w:r w:rsidRPr="00E576AE">
        <w:rPr>
          <w:rFonts w:ascii="Times New Roman" w:eastAsia="Times New Roman" w:hAnsi="Times New Roman" w:cs="Times New Roman"/>
          <w:sz w:val="24"/>
        </w:rPr>
        <w:t xml:space="preserve"> node.</w:t>
      </w:r>
    </w:p>
    <w:p w14:paraId="4606921B" w14:textId="25C7D094" w:rsidR="00666B3D" w:rsidRPr="00E576AE" w:rsidRDefault="006D23C4" w:rsidP="00C20DA9">
      <w:pPr>
        <w:pStyle w:val="ListParagraph"/>
        <w:numPr>
          <w:ilvl w:val="1"/>
          <w:numId w:val="20"/>
        </w:numPr>
        <w:spacing w:after="0" w:line="240" w:lineRule="auto"/>
        <w:outlineLvl w:val="1"/>
        <w:rPr>
          <w:rFonts w:ascii="Times New Roman" w:eastAsia="Times New Roman" w:hAnsi="Times New Roman" w:cs="Times New Roman"/>
          <w:b/>
          <w:bCs/>
          <w:sz w:val="24"/>
          <w:szCs w:val="24"/>
          <w:rPrChange w:id="113" w:author="Sri Pravallika Maddipati" w:date="2016-12-01T23:29:00Z">
            <w:rPr/>
          </w:rPrChange>
        </w:rPr>
      </w:pPr>
      <w:bookmarkStart w:id="114" w:name="_Toc468477628"/>
      <w:r w:rsidRPr="00E576AE">
        <w:rPr>
          <w:rFonts w:ascii="Times New Roman" w:eastAsia="Times New Roman" w:hAnsi="Times New Roman" w:cs="Times New Roman"/>
          <w:b/>
          <w:bCs/>
          <w:sz w:val="24"/>
          <w:szCs w:val="24"/>
        </w:rPr>
        <w:t>Configuration Issues F</w:t>
      </w:r>
      <w:r w:rsidR="00666B3D" w:rsidRPr="00E576AE">
        <w:rPr>
          <w:rFonts w:ascii="Times New Roman" w:eastAsia="Times New Roman" w:hAnsi="Times New Roman" w:cs="Times New Roman"/>
          <w:b/>
          <w:bCs/>
          <w:sz w:val="24"/>
          <w:szCs w:val="24"/>
          <w:rPrChange w:id="115" w:author="Sri Pravallika Maddipati" w:date="2016-12-01T23:29:00Z">
            <w:rPr>
              <w:rFonts w:ascii="Times New Roman" w:eastAsia="Times New Roman" w:hAnsi="Times New Roman" w:cs="Times New Roman"/>
              <w:b/>
              <w:sz w:val="28"/>
              <w:szCs w:val="28"/>
            </w:rPr>
          </w:rPrChange>
        </w:rPr>
        <w:t xml:space="preserve">aced </w:t>
      </w:r>
      <w:r w:rsidRPr="00E576AE">
        <w:rPr>
          <w:rFonts w:ascii="Times New Roman" w:eastAsia="Times New Roman" w:hAnsi="Times New Roman" w:cs="Times New Roman"/>
          <w:b/>
          <w:bCs/>
          <w:sz w:val="24"/>
          <w:szCs w:val="24"/>
        </w:rPr>
        <w:t>while r</w:t>
      </w:r>
      <w:r w:rsidR="00666B3D" w:rsidRPr="00E576AE">
        <w:rPr>
          <w:rFonts w:ascii="Times New Roman" w:eastAsia="Times New Roman" w:hAnsi="Times New Roman" w:cs="Times New Roman"/>
          <w:b/>
          <w:bCs/>
          <w:sz w:val="24"/>
          <w:szCs w:val="24"/>
          <w:rPrChange w:id="116" w:author="Sri Pravallika Maddipati" w:date="2016-12-01T23:29:00Z">
            <w:rPr>
              <w:rFonts w:ascii="Times New Roman" w:eastAsia="Times New Roman" w:hAnsi="Times New Roman" w:cs="Times New Roman"/>
              <w:b/>
              <w:sz w:val="28"/>
              <w:szCs w:val="28"/>
            </w:rPr>
          </w:rPrChange>
        </w:rPr>
        <w:t xml:space="preserve">unning </w:t>
      </w:r>
      <w:proofErr w:type="spellStart"/>
      <w:r w:rsidR="00666B3D" w:rsidRPr="00E576AE">
        <w:rPr>
          <w:rFonts w:ascii="Times New Roman" w:eastAsia="Times New Roman" w:hAnsi="Times New Roman" w:cs="Times New Roman"/>
          <w:b/>
          <w:bCs/>
          <w:sz w:val="24"/>
          <w:szCs w:val="24"/>
          <w:rPrChange w:id="117" w:author="Sri Pravallika Maddipati" w:date="2016-12-01T23:29:00Z">
            <w:rPr>
              <w:rFonts w:ascii="Times New Roman" w:eastAsia="Times New Roman" w:hAnsi="Times New Roman" w:cs="Times New Roman"/>
              <w:b/>
              <w:sz w:val="28"/>
              <w:szCs w:val="28"/>
            </w:rPr>
          </w:rPrChange>
        </w:rPr>
        <w:t>Geth</w:t>
      </w:r>
      <w:proofErr w:type="spellEnd"/>
      <w:r w:rsidR="00666B3D" w:rsidRPr="00E576AE">
        <w:rPr>
          <w:rFonts w:ascii="Times New Roman" w:eastAsia="Times New Roman" w:hAnsi="Times New Roman" w:cs="Times New Roman"/>
          <w:b/>
          <w:bCs/>
          <w:sz w:val="24"/>
          <w:szCs w:val="24"/>
          <w:rPrChange w:id="118" w:author="Sri Pravallika Maddipati" w:date="2016-12-01T23:29:00Z">
            <w:rPr>
              <w:rFonts w:ascii="Times New Roman" w:eastAsia="Times New Roman" w:hAnsi="Times New Roman" w:cs="Times New Roman"/>
              <w:b/>
              <w:sz w:val="28"/>
              <w:szCs w:val="28"/>
            </w:rPr>
          </w:rPrChange>
        </w:rPr>
        <w:t xml:space="preserve"> on Pi</w:t>
      </w:r>
      <w:bookmarkEnd w:id="114"/>
    </w:p>
    <w:p w14:paraId="051FEC6E" w14:textId="77777777" w:rsidR="00666B3D" w:rsidRDefault="00666B3D" w:rsidP="00666B3D">
      <w:pPr>
        <w:pStyle w:val="NormalWeb"/>
        <w:spacing w:before="0" w:beforeAutospacing="0" w:after="160" w:afterAutospacing="0"/>
        <w:textAlignment w:val="baseline"/>
        <w:rPr>
          <w:ins w:id="119" w:author="Sri Harsha Mekala" w:date="2016-12-01T23:22:00Z"/>
          <w:color w:val="000000" w:themeColor="text1"/>
        </w:rPr>
      </w:pPr>
    </w:p>
    <w:p w14:paraId="34BDEA8A" w14:textId="59644368" w:rsidR="00666B3D" w:rsidRPr="00E576AE" w:rsidRDefault="00666B3D" w:rsidP="00E576AE">
      <w:pPr>
        <w:pStyle w:val="ListParagraph"/>
        <w:numPr>
          <w:ilvl w:val="0"/>
          <w:numId w:val="21"/>
        </w:numPr>
        <w:spacing w:after="120" w:line="240" w:lineRule="auto"/>
        <w:rPr>
          <w:ins w:id="120" w:author="Sri Harsha Mekala" w:date="2016-12-01T23:22:00Z"/>
          <w:rFonts w:ascii="Times New Roman" w:eastAsia="Times New Roman" w:hAnsi="Times New Roman" w:cs="Times New Roman"/>
          <w:b/>
          <w:bCs/>
          <w:sz w:val="24"/>
          <w:szCs w:val="24"/>
          <w:rPrChange w:id="121" w:author="Sri Harsha Mekala" w:date="2016-12-01T23:24:00Z">
            <w:rPr>
              <w:ins w:id="122" w:author="Sri Harsha Mekala" w:date="2016-12-01T23:22:00Z"/>
              <w:rFonts w:ascii="Times New Roman" w:eastAsia="Times New Roman" w:hAnsi="Times New Roman" w:cs="Times New Roman"/>
              <w:b/>
              <w:bCs/>
              <w:sz w:val="28"/>
              <w:szCs w:val="28"/>
            </w:rPr>
          </w:rPrChange>
        </w:rPr>
      </w:pPr>
      <w:ins w:id="123" w:author="Sri Harsha Mekala" w:date="2016-12-01T23:22:00Z">
        <w:r w:rsidRPr="00E576AE">
          <w:rPr>
            <w:rFonts w:ascii="Times New Roman" w:eastAsia="Times New Roman" w:hAnsi="Times New Roman" w:cs="Times New Roman"/>
            <w:b/>
            <w:bCs/>
            <w:sz w:val="24"/>
            <w:szCs w:val="24"/>
            <w:rPrChange w:id="124" w:author="Sri Harsha Mekala" w:date="2016-12-01T23:24:00Z">
              <w:rPr>
                <w:rFonts w:ascii="Times New Roman" w:eastAsia="Times New Roman" w:hAnsi="Times New Roman" w:cs="Times New Roman"/>
                <w:b/>
                <w:bCs/>
                <w:sz w:val="28"/>
                <w:szCs w:val="28"/>
              </w:rPr>
            </w:rPrChange>
          </w:rPr>
          <w:t>Network Connectivity Issues</w:t>
        </w:r>
      </w:ins>
    </w:p>
    <w:p w14:paraId="74DB7AE9" w14:textId="77777777" w:rsidR="00666B3D" w:rsidRPr="002B7015" w:rsidRDefault="00666B3D" w:rsidP="00666B3D">
      <w:pPr>
        <w:pStyle w:val="ListParagraph"/>
        <w:spacing w:after="120" w:line="240" w:lineRule="auto"/>
        <w:ind w:left="740"/>
        <w:rPr>
          <w:ins w:id="125" w:author="Sri Harsha Mekala" w:date="2016-12-01T23:22:00Z"/>
          <w:rFonts w:ascii="Times New Roman" w:eastAsia="Times New Roman" w:hAnsi="Times New Roman" w:cs="Times New Roman"/>
          <w:b/>
          <w:sz w:val="28"/>
          <w:szCs w:val="28"/>
        </w:rPr>
      </w:pPr>
    </w:p>
    <w:p w14:paraId="23072120" w14:textId="77777777" w:rsidR="00666B3D" w:rsidRPr="006D23C4" w:rsidRDefault="00666B3D" w:rsidP="00666B3D">
      <w:pPr>
        <w:pStyle w:val="ListParagraph"/>
        <w:numPr>
          <w:ilvl w:val="0"/>
          <w:numId w:val="18"/>
        </w:numPr>
        <w:spacing w:after="0" w:line="480" w:lineRule="auto"/>
        <w:jc w:val="both"/>
        <w:rPr>
          <w:ins w:id="126" w:author="Sri Harsha Mekala" w:date="2016-12-01T23:22:00Z"/>
          <w:rFonts w:ascii="Times New Roman" w:eastAsia="Times New Roman" w:hAnsi="Times New Roman" w:cs="Times New Roman"/>
          <w:b/>
          <w:bCs/>
          <w:sz w:val="24"/>
          <w:szCs w:val="24"/>
        </w:rPr>
      </w:pPr>
      <w:ins w:id="127" w:author="Sri Harsha Mekala" w:date="2016-12-01T23:22:00Z">
        <w:r w:rsidRPr="6782DEA7">
          <w:rPr>
            <w:rFonts w:ascii="Times New Roman" w:eastAsia="Times New Roman" w:hAnsi="Times New Roman" w:cs="Times New Roman"/>
            <w:sz w:val="32"/>
            <w:szCs w:val="32"/>
            <w:rPrChange w:id="128" w:author="Sri Pravallika Maddipati" w:date="2016-12-01T23:28:00Z">
              <w:rPr>
                <w:rFonts w:ascii="Times New Roman" w:eastAsia="Times New Roman" w:hAnsi="Times New Roman" w:cs="Times New Roman"/>
                <w:b/>
                <w:bCs/>
                <w:sz w:val="32"/>
                <w:szCs w:val="32"/>
              </w:rPr>
            </w:rPrChange>
          </w:rPr>
          <w:t xml:space="preserve"> </w:t>
        </w:r>
        <w:r w:rsidRPr="006D23C4">
          <w:rPr>
            <w:rFonts w:ascii="Times New Roman" w:eastAsia="Times New Roman" w:hAnsi="Times New Roman" w:cs="Times New Roman"/>
            <w:b/>
            <w:bCs/>
            <w:sz w:val="24"/>
            <w:szCs w:val="24"/>
          </w:rPr>
          <w:t>Trouble connecting multiple nodes on the same network with nodes on a different network:</w:t>
        </w:r>
      </w:ins>
    </w:p>
    <w:p w14:paraId="638E926D" w14:textId="77777777" w:rsidR="00666B3D" w:rsidRPr="002B7015" w:rsidRDefault="00666B3D" w:rsidP="00666B3D">
      <w:pPr>
        <w:spacing w:after="0" w:line="480" w:lineRule="auto"/>
        <w:ind w:firstLine="720"/>
        <w:jc w:val="both"/>
        <w:rPr>
          <w:ins w:id="129" w:author="Sri Harsha Mekala" w:date="2016-12-01T23:22:00Z"/>
          <w:rFonts w:ascii="Times New Roman" w:eastAsia="Times New Roman" w:hAnsi="Times New Roman" w:cs="Times New Roman"/>
          <w:sz w:val="24"/>
          <w:szCs w:val="24"/>
        </w:rPr>
      </w:pPr>
      <w:ins w:id="130" w:author="Sri Harsha Mekala" w:date="2016-12-01T23:22:00Z">
        <w:r w:rsidRPr="002B7015">
          <w:rPr>
            <w:rFonts w:ascii="Times New Roman" w:eastAsia="Times New Roman" w:hAnsi="Times New Roman" w:cs="Times New Roman"/>
            <w:sz w:val="24"/>
            <w:szCs w:val="24"/>
          </w:rPr>
          <w:t xml:space="preserve">At the time of this project, we faced difficulties in connecting nodes on the same private network with nodes on different external networks as nodes on the same private network share common public IP address. We tried running </w:t>
        </w:r>
        <w:proofErr w:type="spellStart"/>
        <w:r w:rsidRPr="002B7015">
          <w:rPr>
            <w:rFonts w:ascii="Times New Roman" w:eastAsia="Times New Roman" w:hAnsi="Times New Roman" w:cs="Times New Roman"/>
            <w:sz w:val="24"/>
            <w:szCs w:val="24"/>
          </w:rPr>
          <w:t>geth</w:t>
        </w:r>
        <w:proofErr w:type="spellEnd"/>
        <w:r w:rsidRPr="002B7015">
          <w:rPr>
            <w:rFonts w:ascii="Times New Roman" w:eastAsia="Times New Roman" w:hAnsi="Times New Roman" w:cs="Times New Roman"/>
            <w:sz w:val="24"/>
            <w:szCs w:val="24"/>
          </w:rPr>
          <w:t xml:space="preserve"> on different ports on these devices in the same network but still couldn’t fix this issue. So, we have deployed all the nodes on different </w:t>
        </w:r>
        <w:r>
          <w:rPr>
            <w:rFonts w:ascii="Times New Roman" w:eastAsia="Times New Roman" w:hAnsi="Times New Roman" w:cs="Times New Roman"/>
            <w:sz w:val="24"/>
            <w:szCs w:val="24"/>
          </w:rPr>
          <w:t xml:space="preserve">private </w:t>
        </w:r>
        <w:r w:rsidRPr="002B7015">
          <w:rPr>
            <w:rFonts w:ascii="Times New Roman" w:eastAsia="Times New Roman" w:hAnsi="Times New Roman" w:cs="Times New Roman"/>
            <w:sz w:val="24"/>
            <w:szCs w:val="24"/>
          </w:rPr>
          <w:t xml:space="preserve">networks as a work around and </w:t>
        </w:r>
        <w:r>
          <w:rPr>
            <w:rFonts w:ascii="Times New Roman" w:eastAsia="Times New Roman" w:hAnsi="Times New Roman" w:cs="Times New Roman"/>
            <w:sz w:val="24"/>
            <w:szCs w:val="24"/>
          </w:rPr>
          <w:t xml:space="preserve">have </w:t>
        </w:r>
        <w:r w:rsidRPr="002B7015">
          <w:rPr>
            <w:rFonts w:ascii="Times New Roman" w:eastAsia="Times New Roman" w:hAnsi="Times New Roman" w:cs="Times New Roman"/>
            <w:sz w:val="24"/>
            <w:szCs w:val="24"/>
          </w:rPr>
          <w:t>proceeded with our research.</w:t>
        </w:r>
      </w:ins>
    </w:p>
    <w:p w14:paraId="6F945C93" w14:textId="77777777" w:rsidR="00666B3D" w:rsidRPr="006D23C4" w:rsidRDefault="00666B3D" w:rsidP="00666B3D">
      <w:pPr>
        <w:pStyle w:val="ListParagraph"/>
        <w:numPr>
          <w:ilvl w:val="0"/>
          <w:numId w:val="18"/>
        </w:numPr>
        <w:spacing w:after="0" w:line="480" w:lineRule="auto"/>
        <w:jc w:val="both"/>
        <w:rPr>
          <w:ins w:id="131" w:author="Sri Harsha Mekala" w:date="2016-12-01T23:22:00Z"/>
          <w:rFonts w:ascii="Times New Roman" w:eastAsia="Times New Roman" w:hAnsi="Times New Roman" w:cs="Times New Roman"/>
          <w:b/>
          <w:bCs/>
          <w:sz w:val="28"/>
          <w:szCs w:val="28"/>
        </w:rPr>
      </w:pPr>
      <w:ins w:id="132" w:author="Sri Harsha Mekala" w:date="2016-12-01T23:22:00Z">
        <w:r w:rsidRPr="006D23C4">
          <w:rPr>
            <w:rFonts w:ascii="Times New Roman" w:eastAsia="Times New Roman" w:hAnsi="Times New Roman" w:cs="Times New Roman"/>
            <w:b/>
            <w:bCs/>
            <w:sz w:val="24"/>
            <w:szCs w:val="24"/>
          </w:rPr>
          <w:t>Issue with keeping all the nodes connected to the network at all times:</w:t>
        </w:r>
      </w:ins>
    </w:p>
    <w:p w14:paraId="29B072B5" w14:textId="77777777" w:rsidR="00666B3D" w:rsidRPr="002B7015" w:rsidRDefault="00666B3D" w:rsidP="00666B3D">
      <w:pPr>
        <w:spacing w:after="0" w:line="480" w:lineRule="auto"/>
        <w:ind w:firstLine="720"/>
        <w:jc w:val="both"/>
        <w:rPr>
          <w:ins w:id="133" w:author="Sri Harsha Mekala" w:date="2016-12-01T23:22:00Z"/>
          <w:rFonts w:ascii="Times New Roman" w:eastAsia="Times New Roman" w:hAnsi="Times New Roman" w:cs="Times New Roman"/>
          <w:sz w:val="24"/>
          <w:szCs w:val="24"/>
        </w:rPr>
      </w:pPr>
      <w:ins w:id="134" w:author="Sri Harsha Mekala" w:date="2016-12-01T23:22:00Z">
        <w:r w:rsidRPr="002B7015">
          <w:rPr>
            <w:rFonts w:ascii="Times New Roman" w:eastAsia="Times New Roman" w:hAnsi="Times New Roman" w:cs="Times New Roman"/>
            <w:sz w:val="24"/>
            <w:szCs w:val="24"/>
          </w:rPr>
          <w:t xml:space="preserve">In the private network, we need to add all the peers manually by using the </w:t>
        </w:r>
        <w:proofErr w:type="spellStart"/>
        <w:proofErr w:type="gramStart"/>
        <w:r w:rsidRPr="00731D03">
          <w:rPr>
            <w:rFonts w:ascii="Times New Roman" w:eastAsia="Times New Roman" w:hAnsi="Times New Roman" w:cs="Times New Roman"/>
            <w:i/>
            <w:iCs/>
            <w:sz w:val="24"/>
            <w:szCs w:val="24"/>
          </w:rPr>
          <w:t>addPeer</w:t>
        </w:r>
        <w:proofErr w:type="spellEnd"/>
        <w:r w:rsidRPr="00731D03">
          <w:rPr>
            <w:rFonts w:ascii="Times New Roman" w:eastAsia="Times New Roman" w:hAnsi="Times New Roman" w:cs="Times New Roman"/>
            <w:i/>
            <w:iCs/>
            <w:sz w:val="24"/>
            <w:szCs w:val="24"/>
          </w:rPr>
          <w:t>(</w:t>
        </w:r>
        <w:proofErr w:type="gramEnd"/>
        <w:r w:rsidRPr="00731D03">
          <w:rPr>
            <w:rFonts w:ascii="Times New Roman" w:eastAsia="Times New Roman" w:hAnsi="Times New Roman" w:cs="Times New Roman"/>
            <w:i/>
            <w:iCs/>
            <w:sz w:val="24"/>
            <w:szCs w:val="24"/>
          </w:rPr>
          <w:t xml:space="preserve">) </w:t>
        </w:r>
        <w:r w:rsidRPr="002B7015">
          <w:rPr>
            <w:rFonts w:ascii="Times New Roman" w:eastAsia="Times New Roman" w:hAnsi="Times New Roman" w:cs="Times New Roman"/>
            <w:sz w:val="24"/>
            <w:szCs w:val="24"/>
          </w:rPr>
          <w:t xml:space="preserve">function. Often, those connections are lost due to many problems. The common problems are: 1) Out of sync local time and 2) Firewall configurations. All the Ethereum nodes which are connected to each other should maintain the same time. Subtle differences are acceptable but if the time difference between nodes is more than 10 seconds, they’ll automatically get disconnected. Similarly, if the firewall configurations do not allow UDP traffic to flow through, the nodes might get disconnected. Whatever the reason may be, these nodes need to be connected again and in the private blockchain, adding them manually is the only option. Usually, these nodes get </w:t>
        </w:r>
        <w:r w:rsidRPr="002B7015">
          <w:rPr>
            <w:rFonts w:ascii="Times New Roman" w:eastAsia="Times New Roman" w:hAnsi="Times New Roman" w:cs="Times New Roman"/>
            <w:sz w:val="24"/>
            <w:szCs w:val="24"/>
          </w:rPr>
          <w:lastRenderedPageBreak/>
          <w:t xml:space="preserve">automatically connected whenever there are minor disruptions. Ethereum provides some solutions for dealing with lost connections. </w:t>
        </w:r>
      </w:ins>
    </w:p>
    <w:p w14:paraId="712D549B" w14:textId="1F04F775" w:rsidR="00666B3D" w:rsidRPr="002B7015" w:rsidRDefault="00666B3D">
      <w:pPr>
        <w:spacing w:after="0" w:line="480" w:lineRule="auto"/>
        <w:jc w:val="both"/>
        <w:rPr>
          <w:ins w:id="135" w:author="Sri Harsha Mekala" w:date="2016-12-01T23:22:00Z"/>
          <w:rFonts w:ascii="Times New Roman" w:eastAsia="Times New Roman" w:hAnsi="Times New Roman" w:cs="Times New Roman"/>
          <w:sz w:val="24"/>
          <w:szCs w:val="24"/>
          <w:rPrChange w:id="136" w:author="Sri Pravallika Maddipati" w:date="2016-12-01T23:29:00Z">
            <w:rPr>
              <w:ins w:id="137" w:author="Sri Harsha Mekala" w:date="2016-12-01T23:22:00Z"/>
              <w:rFonts w:ascii="Times New Roman" w:hAnsi="Times New Roman" w:cs="Times New Roman"/>
              <w:sz w:val="24"/>
            </w:rPr>
          </w:rPrChange>
        </w:rPr>
        <w:pPrChange w:id="138" w:author="Sri Pravallika Maddipati" w:date="2016-12-01T23:29:00Z">
          <w:pPr>
            <w:jc w:val="both"/>
          </w:pPr>
        </w:pPrChange>
      </w:pPr>
      <w:ins w:id="139" w:author="Sri Harsha Mekala" w:date="2016-12-01T23:22:00Z">
        <w:r>
          <w:rPr>
            <w:rFonts w:ascii="Times New Roman" w:hAnsi="Times New Roman" w:cs="Times New Roman"/>
            <w:sz w:val="24"/>
          </w:rPr>
          <w:tab/>
        </w:r>
        <w:r w:rsidRPr="002B7015">
          <w:rPr>
            <w:rFonts w:ascii="Times New Roman" w:eastAsia="Times New Roman" w:hAnsi="Times New Roman" w:cs="Times New Roman"/>
            <w:sz w:val="24"/>
            <w:szCs w:val="24"/>
          </w:rPr>
          <w:t>There</w:t>
        </w:r>
      </w:ins>
      <w:r w:rsidR="00E86D52">
        <w:rPr>
          <w:rFonts w:ascii="Times New Roman" w:eastAsia="Times New Roman" w:hAnsi="Times New Roman" w:cs="Times New Roman"/>
          <w:sz w:val="24"/>
          <w:szCs w:val="24"/>
        </w:rPr>
        <w:t xml:space="preserve"> is</w:t>
      </w:r>
      <w:ins w:id="140" w:author="Sri Harsha Mekala" w:date="2016-12-01T23:22:00Z">
        <w:r w:rsidRPr="002B7015">
          <w:rPr>
            <w:rFonts w:ascii="Times New Roman" w:eastAsia="Times New Roman" w:hAnsi="Times New Roman" w:cs="Times New Roman"/>
            <w:sz w:val="24"/>
            <w:szCs w:val="24"/>
          </w:rPr>
          <w:t xml:space="preserve"> a feature called </w:t>
        </w:r>
        <w:r w:rsidRPr="00731D03">
          <w:rPr>
            <w:rFonts w:ascii="Times New Roman" w:eastAsia="Times New Roman" w:hAnsi="Times New Roman" w:cs="Times New Roman"/>
            <w:b/>
            <w:bCs/>
            <w:sz w:val="24"/>
            <w:szCs w:val="24"/>
          </w:rPr>
          <w:t>static nodes</w:t>
        </w:r>
        <w:r w:rsidRPr="002B7015">
          <w:rPr>
            <w:rFonts w:ascii="Times New Roman" w:eastAsia="Times New Roman" w:hAnsi="Times New Roman" w:cs="Times New Roman"/>
            <w:sz w:val="24"/>
            <w:szCs w:val="24"/>
          </w:rPr>
          <w:t xml:space="preserve">. If there are some peers a node always wants to connect to, details about those peers are placed in </w:t>
        </w:r>
        <w:r w:rsidRPr="00731D03">
          <w:rPr>
            <w:rFonts w:ascii="Times New Roman" w:eastAsia="Times New Roman" w:hAnsi="Times New Roman" w:cs="Times New Roman"/>
            <w:i/>
            <w:iCs/>
            <w:sz w:val="24"/>
            <w:szCs w:val="24"/>
          </w:rPr>
          <w:t>static-</w:t>
        </w:r>
        <w:proofErr w:type="spellStart"/>
        <w:r w:rsidRPr="00731D03">
          <w:rPr>
            <w:rFonts w:ascii="Times New Roman" w:eastAsia="Times New Roman" w:hAnsi="Times New Roman" w:cs="Times New Roman"/>
            <w:i/>
            <w:iCs/>
            <w:sz w:val="24"/>
            <w:szCs w:val="24"/>
          </w:rPr>
          <w:t>nodes.json</w:t>
        </w:r>
        <w:proofErr w:type="spellEnd"/>
        <w:r w:rsidRPr="00731D03">
          <w:rPr>
            <w:rFonts w:ascii="Times New Roman" w:eastAsia="Times New Roman" w:hAnsi="Times New Roman" w:cs="Times New Roman"/>
            <w:i/>
            <w:iCs/>
            <w:sz w:val="24"/>
            <w:szCs w:val="24"/>
          </w:rPr>
          <w:t xml:space="preserve"> </w:t>
        </w:r>
        <w:r w:rsidRPr="002B7015">
          <w:rPr>
            <w:rFonts w:ascii="Times New Roman" w:eastAsia="Times New Roman" w:hAnsi="Times New Roman" w:cs="Times New Roman"/>
            <w:sz w:val="24"/>
            <w:szCs w:val="24"/>
          </w:rPr>
          <w:t>file in the data directory (</w:t>
        </w:r>
        <w:r w:rsidRPr="00731D03">
          <w:rPr>
            <w:rFonts w:ascii="Times New Roman" w:eastAsia="Times New Roman" w:hAnsi="Times New Roman" w:cs="Times New Roman"/>
            <w:i/>
            <w:iCs/>
            <w:sz w:val="24"/>
            <w:szCs w:val="24"/>
          </w:rPr>
          <w:t>--</w:t>
        </w:r>
        <w:proofErr w:type="spellStart"/>
        <w:r w:rsidRPr="00731D03">
          <w:rPr>
            <w:rFonts w:ascii="Times New Roman" w:eastAsia="Times New Roman" w:hAnsi="Times New Roman" w:cs="Times New Roman"/>
            <w:i/>
            <w:iCs/>
            <w:sz w:val="24"/>
            <w:szCs w:val="24"/>
          </w:rPr>
          <w:t>datadir</w:t>
        </w:r>
        <w:proofErr w:type="spellEnd"/>
        <w:r w:rsidRPr="002B7015">
          <w:rPr>
            <w:rFonts w:ascii="Times New Roman" w:eastAsia="Times New Roman" w:hAnsi="Times New Roman" w:cs="Times New Roman"/>
            <w:sz w:val="24"/>
            <w:szCs w:val="24"/>
          </w:rPr>
          <w:t>). These nodes are re-connected on disconnects. This is the structure of the file:</w:t>
        </w:r>
      </w:ins>
    </w:p>
    <w:p w14:paraId="7313A9C1" w14:textId="189A8228" w:rsidR="00666B3D" w:rsidRPr="002B7015" w:rsidRDefault="00666B3D" w:rsidP="00666B3D">
      <w:pPr>
        <w:spacing w:after="120"/>
        <w:jc w:val="center"/>
        <w:rPr>
          <w:ins w:id="141" w:author="Sri Harsha Mekala" w:date="2016-12-01T23:22:00Z"/>
          <w:rFonts w:ascii="Times New Roman" w:eastAsia="Times New Roman" w:hAnsi="Times New Roman" w:cs="Times New Roman"/>
          <w:b/>
          <w:bCs/>
          <w:sz w:val="24"/>
          <w:szCs w:val="24"/>
        </w:rPr>
      </w:pPr>
      <w:ins w:id="142" w:author="Sri Harsha Mekala" w:date="2016-12-01T23:22:00Z">
        <w:r w:rsidRPr="002B7015">
          <w:rPr>
            <w:rFonts w:ascii="Times New Roman" w:hAnsi="Times New Roman" w:cs="Times New Roman"/>
            <w:b/>
            <w:noProof/>
            <w:sz w:val="24"/>
            <w:szCs w:val="24"/>
          </w:rPr>
          <w:drawing>
            <wp:inline distT="0" distB="0" distL="0" distR="0" wp14:anchorId="3B96654F" wp14:editId="13B94C90">
              <wp:extent cx="6391803" cy="1874520"/>
              <wp:effectExtent l="0" t="0" r="9525" b="0"/>
              <wp:docPr id="34" name="Picture 34" descr="Screen%20Shot%202016-11-18%20at%201.24.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18%20at%201.24.58%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5890" cy="1884517"/>
                      </a:xfrm>
                      <a:prstGeom prst="rect">
                        <a:avLst/>
                      </a:prstGeom>
                      <a:noFill/>
                      <a:ln>
                        <a:noFill/>
                      </a:ln>
                    </pic:spPr>
                  </pic:pic>
                </a:graphicData>
              </a:graphic>
            </wp:inline>
          </w:drawing>
        </w:r>
      </w:ins>
    </w:p>
    <w:p w14:paraId="248E04D5" w14:textId="1AD2C685" w:rsidR="00666B3D" w:rsidRPr="002B7015" w:rsidRDefault="00666B3D" w:rsidP="00846188">
      <w:pPr>
        <w:spacing w:after="0" w:line="480" w:lineRule="auto"/>
        <w:jc w:val="center"/>
        <w:rPr>
          <w:ins w:id="143" w:author="Sri Harsha Mekala" w:date="2016-12-01T23:22:00Z"/>
          <w:rFonts w:ascii="Times New Roman" w:eastAsia="Times New Roman" w:hAnsi="Times New Roman" w:cs="Times New Roman"/>
          <w:sz w:val="24"/>
          <w:szCs w:val="24"/>
        </w:rPr>
      </w:pPr>
      <w:ins w:id="144" w:author="Sri Harsha Mekala" w:date="2016-12-01T23:22:00Z">
        <w:r>
          <w:rPr>
            <w:rFonts w:ascii="Times New Roman" w:eastAsia="Times New Roman" w:hAnsi="Times New Roman" w:cs="Times New Roman"/>
            <w:sz w:val="24"/>
            <w:szCs w:val="24"/>
          </w:rPr>
          <w:t xml:space="preserve">Figure </w:t>
        </w:r>
      </w:ins>
      <w:ins w:id="145" w:author="Sri Harsha Mekala" w:date="2016-12-01T23:27:00Z">
        <w:r w:rsidR="00C036E4">
          <w:rPr>
            <w:rFonts w:ascii="Times New Roman" w:eastAsia="Times New Roman" w:hAnsi="Times New Roman" w:cs="Times New Roman"/>
            <w:sz w:val="24"/>
            <w:szCs w:val="24"/>
          </w:rPr>
          <w:t>4.4</w:t>
        </w:r>
      </w:ins>
      <w:ins w:id="146" w:author="Sri Harsha Mekala" w:date="2016-12-01T23:22:00Z">
        <w:r w:rsidRPr="0023465D">
          <w:rPr>
            <w:rFonts w:ascii="Times New Roman" w:eastAsia="Times New Roman" w:hAnsi="Times New Roman" w:cs="Times New Roman"/>
            <w:sz w:val="24"/>
            <w:szCs w:val="24"/>
          </w:rPr>
          <w:t xml:space="preserve"> Sample static-</w:t>
        </w:r>
        <w:proofErr w:type="spellStart"/>
        <w:r w:rsidRPr="0023465D">
          <w:rPr>
            <w:rFonts w:ascii="Times New Roman" w:eastAsia="Times New Roman" w:hAnsi="Times New Roman" w:cs="Times New Roman"/>
            <w:sz w:val="24"/>
            <w:szCs w:val="24"/>
          </w:rPr>
          <w:t>nodes.json</w:t>
        </w:r>
        <w:proofErr w:type="spellEnd"/>
      </w:ins>
    </w:p>
    <w:p w14:paraId="775C37A4" w14:textId="14AF7FDC" w:rsidR="00666B3D" w:rsidRPr="002B7015" w:rsidRDefault="00666B3D" w:rsidP="00666B3D">
      <w:pPr>
        <w:spacing w:after="0" w:line="480" w:lineRule="auto"/>
        <w:jc w:val="both"/>
        <w:rPr>
          <w:ins w:id="147" w:author="Sri Harsha Mekala" w:date="2016-12-01T23:22:00Z"/>
          <w:rFonts w:ascii="Times New Roman" w:eastAsia="Times New Roman" w:hAnsi="Times New Roman" w:cs="Times New Roman"/>
          <w:sz w:val="24"/>
          <w:szCs w:val="24"/>
        </w:rPr>
      </w:pPr>
      <w:ins w:id="148" w:author="Sri Harsha Mekala" w:date="2016-12-01T23:22:00Z">
        <w:r>
          <w:rPr>
            <w:rFonts w:ascii="Times New Roman" w:hAnsi="Times New Roman" w:cs="Times New Roman"/>
            <w:sz w:val="24"/>
          </w:rPr>
          <w:tab/>
        </w:r>
        <w:r w:rsidRPr="002B7015">
          <w:rPr>
            <w:rFonts w:ascii="Times New Roman" w:eastAsia="Times New Roman" w:hAnsi="Times New Roman" w:cs="Times New Roman"/>
            <w:sz w:val="24"/>
            <w:szCs w:val="24"/>
          </w:rPr>
          <w:t>There</w:t>
        </w:r>
      </w:ins>
      <w:r w:rsidR="00E86D52">
        <w:rPr>
          <w:rFonts w:ascii="Times New Roman" w:eastAsia="Times New Roman" w:hAnsi="Times New Roman" w:cs="Times New Roman"/>
          <w:sz w:val="24"/>
          <w:szCs w:val="24"/>
        </w:rPr>
        <w:t xml:space="preserve"> is</w:t>
      </w:r>
      <w:ins w:id="149" w:author="Sri Harsha Mekala" w:date="2016-12-01T23:22:00Z">
        <w:r w:rsidRPr="002B7015">
          <w:rPr>
            <w:rFonts w:ascii="Times New Roman" w:eastAsia="Times New Roman" w:hAnsi="Times New Roman" w:cs="Times New Roman"/>
            <w:sz w:val="24"/>
            <w:szCs w:val="24"/>
          </w:rPr>
          <w:t xml:space="preserve"> another feature called as </w:t>
        </w:r>
        <w:r w:rsidRPr="00731D03">
          <w:rPr>
            <w:rFonts w:ascii="Times New Roman" w:eastAsia="Times New Roman" w:hAnsi="Times New Roman" w:cs="Times New Roman"/>
            <w:b/>
            <w:bCs/>
            <w:sz w:val="24"/>
            <w:szCs w:val="24"/>
          </w:rPr>
          <w:t>trusted nodes</w:t>
        </w:r>
        <w:r w:rsidRPr="002B7015">
          <w:rPr>
            <w:rFonts w:ascii="Times New Roman" w:eastAsia="Times New Roman" w:hAnsi="Times New Roman" w:cs="Times New Roman"/>
            <w:sz w:val="24"/>
            <w:szCs w:val="24"/>
          </w:rPr>
          <w:t xml:space="preserve">. Usually, private blockchains have a </w:t>
        </w:r>
        <w:r w:rsidRPr="00731D03">
          <w:rPr>
            <w:rFonts w:ascii="Times New Roman" w:eastAsia="Times New Roman" w:hAnsi="Times New Roman" w:cs="Times New Roman"/>
            <w:i/>
            <w:iCs/>
            <w:sz w:val="24"/>
            <w:szCs w:val="24"/>
          </w:rPr>
          <w:t>--</w:t>
        </w:r>
        <w:proofErr w:type="spellStart"/>
        <w:r w:rsidRPr="00731D03">
          <w:rPr>
            <w:rFonts w:ascii="Times New Roman" w:eastAsia="Times New Roman" w:hAnsi="Times New Roman" w:cs="Times New Roman"/>
            <w:i/>
            <w:iCs/>
            <w:sz w:val="24"/>
            <w:szCs w:val="24"/>
          </w:rPr>
          <w:t>maxpeers</w:t>
        </w:r>
        <w:proofErr w:type="spellEnd"/>
        <w:r w:rsidRPr="002B7015">
          <w:rPr>
            <w:rFonts w:ascii="Times New Roman" w:eastAsia="Times New Roman" w:hAnsi="Times New Roman" w:cs="Times New Roman"/>
            <w:sz w:val="24"/>
            <w:szCs w:val="24"/>
          </w:rPr>
          <w:t xml:space="preserve"> option to limit the no. of connections to each node (25 by default). But connections from trusted nodes will always be allowed even if the peer limit is reached. These nodes cannot be blocked. Details about these nodes are placed in the </w:t>
        </w:r>
        <w:r w:rsidRPr="00731D03">
          <w:rPr>
            <w:rFonts w:ascii="Times New Roman" w:eastAsia="Times New Roman" w:hAnsi="Times New Roman" w:cs="Times New Roman"/>
            <w:i/>
            <w:iCs/>
            <w:sz w:val="24"/>
            <w:szCs w:val="24"/>
          </w:rPr>
          <w:t>&lt;</w:t>
        </w:r>
        <w:proofErr w:type="spellStart"/>
        <w:r w:rsidRPr="00731D03">
          <w:rPr>
            <w:rFonts w:ascii="Times New Roman" w:eastAsia="Times New Roman" w:hAnsi="Times New Roman" w:cs="Times New Roman"/>
            <w:i/>
            <w:iCs/>
            <w:sz w:val="24"/>
            <w:szCs w:val="24"/>
          </w:rPr>
          <w:t>datadir</w:t>
        </w:r>
        <w:proofErr w:type="spellEnd"/>
        <w:r w:rsidRPr="00731D03">
          <w:rPr>
            <w:rFonts w:ascii="Times New Roman" w:eastAsia="Times New Roman" w:hAnsi="Times New Roman" w:cs="Times New Roman"/>
            <w:i/>
            <w:iCs/>
            <w:sz w:val="24"/>
            <w:szCs w:val="24"/>
          </w:rPr>
          <w:t>&gt;/trusted-</w:t>
        </w:r>
        <w:proofErr w:type="spellStart"/>
        <w:r w:rsidRPr="00731D03">
          <w:rPr>
            <w:rFonts w:ascii="Times New Roman" w:eastAsia="Times New Roman" w:hAnsi="Times New Roman" w:cs="Times New Roman"/>
            <w:i/>
            <w:iCs/>
            <w:sz w:val="24"/>
            <w:szCs w:val="24"/>
          </w:rPr>
          <w:t>nodes.json</w:t>
        </w:r>
        <w:proofErr w:type="spellEnd"/>
        <w:r w:rsidRPr="002B7015">
          <w:rPr>
            <w:rFonts w:ascii="Times New Roman" w:eastAsia="Times New Roman" w:hAnsi="Times New Roman" w:cs="Times New Roman"/>
            <w:sz w:val="24"/>
            <w:szCs w:val="24"/>
          </w:rPr>
          <w:t xml:space="preserve"> file. Connections to these privileged trusted nodes are reattempted every 15 seconds. </w:t>
        </w:r>
      </w:ins>
    </w:p>
    <w:p w14:paraId="27CF8DBC" w14:textId="0A87485F" w:rsidR="00666B3D" w:rsidRPr="002B7015" w:rsidRDefault="00666B3D" w:rsidP="00666B3D">
      <w:pPr>
        <w:spacing w:after="120" w:line="480" w:lineRule="auto"/>
        <w:jc w:val="both"/>
        <w:rPr>
          <w:ins w:id="150" w:author="Sri Harsha Mekala" w:date="2016-12-01T23:22:00Z"/>
          <w:rFonts w:ascii="Times New Roman" w:eastAsia="Times New Roman" w:hAnsi="Times New Roman" w:cs="Times New Roman"/>
          <w:sz w:val="24"/>
          <w:szCs w:val="24"/>
        </w:rPr>
      </w:pPr>
      <w:ins w:id="151" w:author="Sri Harsha Mekala" w:date="2016-12-01T23:22:00Z">
        <w:r>
          <w:rPr>
            <w:rFonts w:ascii="Times New Roman" w:hAnsi="Times New Roman" w:cs="Times New Roman"/>
            <w:sz w:val="24"/>
          </w:rPr>
          <w:tab/>
        </w:r>
        <w:r w:rsidRPr="002B7015">
          <w:rPr>
            <w:rFonts w:ascii="Times New Roman" w:eastAsia="Times New Roman" w:hAnsi="Times New Roman" w:cs="Times New Roman"/>
            <w:sz w:val="24"/>
            <w:szCs w:val="24"/>
          </w:rPr>
          <w:t>Also, there</w:t>
        </w:r>
      </w:ins>
      <w:r w:rsidR="00E86D52">
        <w:rPr>
          <w:rFonts w:ascii="Times New Roman" w:eastAsia="Times New Roman" w:hAnsi="Times New Roman" w:cs="Times New Roman"/>
          <w:sz w:val="24"/>
          <w:szCs w:val="24"/>
        </w:rPr>
        <w:t xml:space="preserve"> is</w:t>
      </w:r>
      <w:ins w:id="152" w:author="Sri Harsha Mekala" w:date="2016-12-01T23:22:00Z">
        <w:r w:rsidRPr="002B7015">
          <w:rPr>
            <w:rFonts w:ascii="Times New Roman" w:eastAsia="Times New Roman" w:hAnsi="Times New Roman" w:cs="Times New Roman"/>
            <w:sz w:val="24"/>
            <w:szCs w:val="24"/>
          </w:rPr>
          <w:t xml:space="preserve"> a concept called </w:t>
        </w:r>
        <w:proofErr w:type="spellStart"/>
        <w:r w:rsidRPr="00731D03">
          <w:rPr>
            <w:rFonts w:ascii="Times New Roman" w:eastAsia="Times New Roman" w:hAnsi="Times New Roman" w:cs="Times New Roman"/>
            <w:b/>
            <w:bCs/>
            <w:sz w:val="24"/>
            <w:szCs w:val="24"/>
          </w:rPr>
          <w:t>bootnodes</w:t>
        </w:r>
        <w:proofErr w:type="spellEnd"/>
        <w:r w:rsidRPr="002B7015">
          <w:rPr>
            <w:rFonts w:ascii="Times New Roman" w:eastAsia="Times New Roman" w:hAnsi="Times New Roman" w:cs="Times New Roman"/>
            <w:sz w:val="24"/>
            <w:szCs w:val="24"/>
          </w:rPr>
          <w:t xml:space="preserve">. These are a part of the peer discovery protocol in the Ethereum network. One or more </w:t>
        </w:r>
        <w:proofErr w:type="spellStart"/>
        <w:r w:rsidRPr="002B7015">
          <w:rPr>
            <w:rFonts w:ascii="Times New Roman" w:eastAsia="Times New Roman" w:hAnsi="Times New Roman" w:cs="Times New Roman"/>
            <w:sz w:val="24"/>
            <w:szCs w:val="24"/>
          </w:rPr>
          <w:t>geth</w:t>
        </w:r>
        <w:proofErr w:type="spellEnd"/>
        <w:r w:rsidRPr="002B7015">
          <w:rPr>
            <w:rFonts w:ascii="Times New Roman" w:eastAsia="Times New Roman" w:hAnsi="Times New Roman" w:cs="Times New Roman"/>
            <w:sz w:val="24"/>
            <w:szCs w:val="24"/>
          </w:rPr>
          <w:t xml:space="preserve"> instances can be nominated as </w:t>
        </w:r>
        <w:proofErr w:type="spellStart"/>
        <w:r w:rsidRPr="002B7015">
          <w:rPr>
            <w:rFonts w:ascii="Times New Roman" w:eastAsia="Times New Roman" w:hAnsi="Times New Roman" w:cs="Times New Roman"/>
            <w:sz w:val="24"/>
            <w:szCs w:val="24"/>
          </w:rPr>
          <w:t>bootnodes</w:t>
        </w:r>
        <w:proofErr w:type="spellEnd"/>
        <w:r w:rsidRPr="002B7015">
          <w:rPr>
            <w:rFonts w:ascii="Times New Roman" w:eastAsia="Times New Roman" w:hAnsi="Times New Roman" w:cs="Times New Roman"/>
            <w:sz w:val="24"/>
            <w:szCs w:val="24"/>
          </w:rPr>
          <w:t xml:space="preserve"> so that all the non-</w:t>
        </w:r>
        <w:proofErr w:type="spellStart"/>
        <w:r w:rsidRPr="002B7015">
          <w:rPr>
            <w:rFonts w:ascii="Times New Roman" w:eastAsia="Times New Roman" w:hAnsi="Times New Roman" w:cs="Times New Roman"/>
            <w:sz w:val="24"/>
            <w:szCs w:val="24"/>
          </w:rPr>
          <w:t>bootnode</w:t>
        </w:r>
        <w:proofErr w:type="spellEnd"/>
        <w:r w:rsidRPr="002B7015">
          <w:rPr>
            <w:rFonts w:ascii="Times New Roman" w:eastAsia="Times New Roman" w:hAnsi="Times New Roman" w:cs="Times New Roman"/>
            <w:sz w:val="24"/>
            <w:szCs w:val="24"/>
          </w:rPr>
          <w:t xml:space="preserve"> instances first connect to these, in order to find other peers in the private network. </w:t>
        </w:r>
        <w:proofErr w:type="spellStart"/>
        <w:r w:rsidRPr="002B7015">
          <w:rPr>
            <w:rFonts w:ascii="Times New Roman" w:eastAsia="Times New Roman" w:hAnsi="Times New Roman" w:cs="Times New Roman"/>
            <w:sz w:val="24"/>
            <w:szCs w:val="24"/>
          </w:rPr>
          <w:t>Bootnodes</w:t>
        </w:r>
        <w:proofErr w:type="spellEnd"/>
        <w:r w:rsidRPr="002B7015">
          <w:rPr>
            <w:rFonts w:ascii="Times New Roman" w:eastAsia="Times New Roman" w:hAnsi="Times New Roman" w:cs="Times New Roman"/>
            <w:sz w:val="24"/>
            <w:szCs w:val="24"/>
          </w:rPr>
          <w:t xml:space="preserve"> can be added in the following way:</w:t>
        </w:r>
      </w:ins>
    </w:p>
    <w:p w14:paraId="607D2236" w14:textId="77777777" w:rsidR="00666B3D" w:rsidRPr="00731D03" w:rsidRDefault="00666B3D" w:rsidP="00E576AE">
      <w:pPr>
        <w:spacing w:after="0" w:line="240" w:lineRule="auto"/>
        <w:ind w:firstLine="720"/>
        <w:rPr>
          <w:rFonts w:ascii="Times New Roman" w:eastAsia="Times New Roman" w:hAnsi="Times New Roman" w:cs="Times New Roman"/>
          <w:i/>
          <w:iCs/>
          <w:sz w:val="24"/>
          <w:szCs w:val="24"/>
        </w:rPr>
      </w:pPr>
      <w:proofErr w:type="spellStart"/>
      <w:proofErr w:type="gramStart"/>
      <w:r w:rsidRPr="00731D03">
        <w:rPr>
          <w:rFonts w:ascii="Times New Roman" w:eastAsia="Times New Roman" w:hAnsi="Times New Roman" w:cs="Times New Roman"/>
          <w:i/>
          <w:iCs/>
          <w:sz w:val="24"/>
          <w:szCs w:val="24"/>
        </w:rPr>
        <w:t>geth</w:t>
      </w:r>
      <w:proofErr w:type="spellEnd"/>
      <w:proofErr w:type="gramEnd"/>
      <w:r w:rsidRPr="00731D03">
        <w:rPr>
          <w:rFonts w:ascii="Times New Roman" w:eastAsia="Times New Roman" w:hAnsi="Times New Roman" w:cs="Times New Roman"/>
          <w:i/>
          <w:iCs/>
          <w:sz w:val="24"/>
          <w:szCs w:val="24"/>
        </w:rPr>
        <w:t xml:space="preserve"> --</w:t>
      </w:r>
      <w:proofErr w:type="spellStart"/>
      <w:r w:rsidRPr="00731D03">
        <w:rPr>
          <w:rFonts w:ascii="Times New Roman" w:eastAsia="Times New Roman" w:hAnsi="Times New Roman" w:cs="Times New Roman"/>
          <w:i/>
          <w:iCs/>
          <w:sz w:val="24"/>
          <w:szCs w:val="24"/>
        </w:rPr>
        <w:t>bootnodes</w:t>
      </w:r>
      <w:proofErr w:type="spellEnd"/>
      <w:r w:rsidRPr="00731D03">
        <w:rPr>
          <w:rFonts w:ascii="Times New Roman" w:eastAsia="Times New Roman" w:hAnsi="Times New Roman" w:cs="Times New Roman"/>
          <w:i/>
          <w:iCs/>
          <w:sz w:val="24"/>
          <w:szCs w:val="24"/>
        </w:rPr>
        <w:t xml:space="preserve"> enode://pubkey1@ip1:port1, enode://pubkey2@ip2:port2 </w:t>
      </w:r>
    </w:p>
    <w:p w14:paraId="7D99347E" w14:textId="77777777" w:rsidR="00666B3D" w:rsidRPr="00E576AE" w:rsidRDefault="00666B3D" w:rsidP="00E576AE">
      <w:pPr>
        <w:pStyle w:val="ListParagraph"/>
        <w:ind w:left="1100"/>
        <w:rPr>
          <w:rFonts w:ascii="Times New Roman" w:eastAsia="Times New Roman" w:hAnsi="Times New Roman" w:cs="Times New Roman"/>
          <w:b/>
          <w:bCs/>
          <w:sz w:val="24"/>
          <w:szCs w:val="24"/>
        </w:rPr>
      </w:pPr>
    </w:p>
    <w:p w14:paraId="3EDB9BE6" w14:textId="57C530BE" w:rsidR="00705EB8" w:rsidRPr="00EF749E" w:rsidRDefault="00C036E4" w:rsidP="00846188">
      <w:pPr>
        <w:pStyle w:val="ListParagraph"/>
        <w:numPr>
          <w:ilvl w:val="0"/>
          <w:numId w:val="21"/>
        </w:numPr>
        <w:spacing w:after="0" w:line="480" w:lineRule="auto"/>
      </w:pPr>
      <w:r w:rsidRPr="009812DD">
        <w:rPr>
          <w:rFonts w:ascii="Times New Roman" w:eastAsia="Times New Roman" w:hAnsi="Times New Roman" w:cs="Times New Roman"/>
          <w:b/>
          <w:bCs/>
          <w:sz w:val="24"/>
          <w:szCs w:val="24"/>
        </w:rPr>
        <w:t>Hardware limitations for mining on Raspberry pi devices:</w:t>
      </w:r>
    </w:p>
    <w:p w14:paraId="09F8A7D1" w14:textId="77777777" w:rsidR="00705EB8" w:rsidRPr="0023465D" w:rsidRDefault="00705EB8" w:rsidP="00E576AE">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lastRenderedPageBreak/>
        <w:t>Due t</w:t>
      </w:r>
      <w:r w:rsidR="00E241F1" w:rsidRPr="0023465D">
        <w:rPr>
          <w:rFonts w:ascii="Times New Roman" w:eastAsia="Times New Roman" w:hAnsi="Times New Roman" w:cs="Times New Roman"/>
          <w:sz w:val="24"/>
          <w:szCs w:val="24"/>
        </w:rPr>
        <w:t>o computational limitations, raspberry nodes</w:t>
      </w:r>
      <w:r w:rsidRPr="0023465D">
        <w:rPr>
          <w:rFonts w:ascii="Times New Roman" w:eastAsia="Times New Roman" w:hAnsi="Times New Roman" w:cs="Times New Roman"/>
          <w:sz w:val="24"/>
          <w:szCs w:val="24"/>
        </w:rPr>
        <w:t xml:space="preserve"> cannot perform mining and would throw the following errors. </w:t>
      </w:r>
    </w:p>
    <w:p w14:paraId="234AA790" w14:textId="77777777" w:rsidR="00705EB8" w:rsidRPr="00EF749E" w:rsidRDefault="00705EB8" w:rsidP="00705EB8">
      <w:pPr>
        <w:spacing w:after="120"/>
        <w:jc w:val="both"/>
        <w:rPr>
          <w:rFonts w:ascii="Times New Roman" w:hAnsi="Times New Roman" w:cs="Times New Roman"/>
          <w:b/>
          <w:sz w:val="24"/>
          <w:szCs w:val="24"/>
        </w:rPr>
      </w:pPr>
      <w:r w:rsidRPr="00EF749E">
        <w:rPr>
          <w:rFonts w:ascii="Times New Roman" w:hAnsi="Times New Roman" w:cs="Times New Roman"/>
          <w:b/>
          <w:noProof/>
          <w:sz w:val="24"/>
          <w:szCs w:val="24"/>
        </w:rPr>
        <w:drawing>
          <wp:inline distT="0" distB="0" distL="0" distR="0" wp14:anchorId="03C9F95F" wp14:editId="76706A3B">
            <wp:extent cx="6545580" cy="2697480"/>
            <wp:effectExtent l="0" t="0" r="7620" b="7620"/>
            <wp:docPr id="29" name="Picture 29" descr="Screen%20Shot%202016-11-18%20at%201.4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18%20at%201.46.53%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45580" cy="2697480"/>
                    </a:xfrm>
                    <a:prstGeom prst="rect">
                      <a:avLst/>
                    </a:prstGeom>
                    <a:noFill/>
                    <a:ln>
                      <a:noFill/>
                    </a:ln>
                  </pic:spPr>
                </pic:pic>
              </a:graphicData>
            </a:graphic>
          </wp:inline>
        </w:drawing>
      </w:r>
    </w:p>
    <w:p w14:paraId="7B1949A5" w14:textId="6A817061" w:rsidR="00705EB8" w:rsidRPr="00FB1CC5" w:rsidRDefault="0075174A" w:rsidP="00FB1CC5">
      <w:pPr>
        <w:spacing w:after="120" w:line="48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w:t>
      </w:r>
      <w:r w:rsidR="00E93610">
        <w:rPr>
          <w:rFonts w:ascii="Times New Roman" w:eastAsia="Times New Roman" w:hAnsi="Times New Roman" w:cs="Times New Roman"/>
          <w:sz w:val="24"/>
          <w:szCs w:val="24"/>
        </w:rPr>
        <w:t>5</w:t>
      </w:r>
      <w:r w:rsidRPr="0023465D">
        <w:rPr>
          <w:rFonts w:ascii="Times New Roman" w:eastAsia="Times New Roman" w:hAnsi="Times New Roman" w:cs="Times New Roman"/>
          <w:b/>
          <w:bCs/>
          <w:sz w:val="24"/>
          <w:szCs w:val="24"/>
        </w:rPr>
        <w:t xml:space="preserve"> </w:t>
      </w:r>
      <w:r w:rsidR="00705EB8" w:rsidRPr="0023465D">
        <w:rPr>
          <w:rFonts w:ascii="Times New Roman" w:eastAsia="Times New Roman" w:hAnsi="Times New Roman" w:cs="Times New Roman"/>
          <w:sz w:val="24"/>
          <w:szCs w:val="24"/>
        </w:rPr>
        <w:t>Er</w:t>
      </w:r>
      <w:r w:rsidR="00FB1CC5">
        <w:rPr>
          <w:rFonts w:ascii="Times New Roman" w:eastAsia="Times New Roman" w:hAnsi="Times New Roman" w:cs="Times New Roman"/>
          <w:sz w:val="24"/>
          <w:szCs w:val="24"/>
        </w:rPr>
        <w:t>ror when mining on Raspberry pi</w:t>
      </w:r>
    </w:p>
    <w:p w14:paraId="142B2DB1" w14:textId="77777777" w:rsidR="00705EB8" w:rsidRPr="0023465D" w:rsidRDefault="00705EB8" w:rsidP="00FB1CC5">
      <w:pPr>
        <w:spacing w:after="120" w:line="36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For this purpose, we are introducing a different node specifically for mining purpose and the system specifications of the miner are as below: </w:t>
      </w:r>
    </w:p>
    <w:p w14:paraId="57849553" w14:textId="77777777" w:rsidR="00C340E2" w:rsidRPr="0023465D" w:rsidRDefault="00C340E2" w:rsidP="00FB1CC5">
      <w:pPr>
        <w:spacing w:after="0" w:line="36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Make: Dell Inspiron 14z - 5423 </w:t>
      </w:r>
    </w:p>
    <w:p w14:paraId="14616992" w14:textId="77777777" w:rsidR="00B6677E" w:rsidRPr="0023465D" w:rsidRDefault="00B6677E" w:rsidP="00FB1CC5">
      <w:pPr>
        <w:spacing w:after="0" w:line="36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Operating System: Windows 10</w:t>
      </w:r>
    </w:p>
    <w:p w14:paraId="781BC666" w14:textId="77777777" w:rsidR="00B6677E" w:rsidRPr="0023465D" w:rsidRDefault="00B6677E" w:rsidP="00FB1CC5">
      <w:pPr>
        <w:spacing w:after="0" w:line="36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Memory: 4GB</w:t>
      </w:r>
    </w:p>
    <w:p w14:paraId="5C973861" w14:textId="77777777" w:rsidR="00B6677E" w:rsidRPr="0023465D" w:rsidRDefault="00B6677E" w:rsidP="00FB1CC5">
      <w:pPr>
        <w:spacing w:after="0" w:line="36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Processor: 1.7 GHZ Intel Core i7</w:t>
      </w:r>
    </w:p>
    <w:p w14:paraId="305ACEDC" w14:textId="77777777" w:rsidR="00F173AE" w:rsidRDefault="00824DAC" w:rsidP="00FB1CC5">
      <w:pPr>
        <w:spacing w:after="0" w:line="360" w:lineRule="auto"/>
        <w:jc w:val="both"/>
        <w:rPr>
          <w:ins w:id="153" w:author="Sri Harsha Mekala" w:date="2016-12-01T10:18:00Z"/>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Graphics: AMD 1GB Radeon</w:t>
      </w:r>
    </w:p>
    <w:p w14:paraId="6C907B79" w14:textId="1F529A5B" w:rsidR="00DE0646" w:rsidRDefault="00DE0646" w:rsidP="00F173AE">
      <w:pPr>
        <w:spacing w:after="240" w:line="480" w:lineRule="auto"/>
        <w:jc w:val="both"/>
        <w:rPr>
          <w:rFonts w:ascii="Times New Roman" w:eastAsia="Times New Roman" w:hAnsi="Times New Roman" w:cs="Times New Roman"/>
          <w:sz w:val="24"/>
          <w:szCs w:val="24"/>
        </w:rPr>
      </w:pPr>
    </w:p>
    <w:p w14:paraId="697ED91A" w14:textId="77777777" w:rsidR="00C20DA9" w:rsidRDefault="00C20DA9" w:rsidP="00F173AE">
      <w:pPr>
        <w:spacing w:after="240" w:line="480" w:lineRule="auto"/>
        <w:jc w:val="both"/>
        <w:rPr>
          <w:rFonts w:ascii="Times New Roman" w:eastAsia="Times New Roman" w:hAnsi="Times New Roman" w:cs="Times New Roman"/>
          <w:sz w:val="24"/>
          <w:szCs w:val="24"/>
        </w:rPr>
      </w:pPr>
    </w:p>
    <w:p w14:paraId="6DD5A29B" w14:textId="77777777" w:rsidR="00C20DA9" w:rsidRPr="00F173AE" w:rsidDel="00666B3D" w:rsidRDefault="00C20DA9" w:rsidP="00F173AE">
      <w:pPr>
        <w:spacing w:after="240" w:line="480" w:lineRule="auto"/>
        <w:jc w:val="both"/>
        <w:rPr>
          <w:del w:id="154" w:author="Sri Harsha Mekala" w:date="2016-12-01T23:22:00Z"/>
          <w:rFonts w:ascii="Times New Roman" w:eastAsia="Times New Roman" w:hAnsi="Times New Roman" w:cs="Times New Roman"/>
          <w:sz w:val="24"/>
          <w:szCs w:val="24"/>
        </w:rPr>
      </w:pPr>
    </w:p>
    <w:p w14:paraId="26BE9DCC" w14:textId="3B3C7081" w:rsidR="00705EB8" w:rsidRPr="0023465D" w:rsidRDefault="00A61DD6" w:rsidP="0023465D">
      <w:pPr>
        <w:pStyle w:val="Heading2"/>
        <w:spacing w:line="480" w:lineRule="auto"/>
        <w:rPr>
          <w:rFonts w:ascii="Times New Roman" w:eastAsia="Times New Roman" w:hAnsi="Times New Roman" w:cs="Times New Roman"/>
          <w:b/>
          <w:bCs/>
          <w:color w:val="auto"/>
          <w:sz w:val="24"/>
          <w:szCs w:val="24"/>
        </w:rPr>
      </w:pPr>
      <w:bookmarkStart w:id="155" w:name="_Toc468477629"/>
      <w:r w:rsidRPr="0023465D">
        <w:rPr>
          <w:rFonts w:ascii="Times New Roman" w:eastAsia="Times New Roman" w:hAnsi="Times New Roman" w:cs="Times New Roman"/>
          <w:b/>
          <w:bCs/>
          <w:color w:val="auto"/>
          <w:sz w:val="24"/>
          <w:szCs w:val="24"/>
        </w:rPr>
        <w:lastRenderedPageBreak/>
        <w:t xml:space="preserve">4.4 </w:t>
      </w:r>
      <w:r w:rsidR="00705EB8" w:rsidRPr="0023465D">
        <w:rPr>
          <w:rFonts w:ascii="Times New Roman" w:eastAsia="Times New Roman" w:hAnsi="Times New Roman" w:cs="Times New Roman"/>
          <w:b/>
          <w:bCs/>
          <w:color w:val="auto"/>
          <w:sz w:val="24"/>
          <w:szCs w:val="24"/>
        </w:rPr>
        <w:t>Benchmarking Ethereum</w:t>
      </w:r>
      <w:bookmarkEnd w:id="155"/>
      <w:r w:rsidR="00705EB8" w:rsidRPr="0023465D">
        <w:rPr>
          <w:rFonts w:ascii="Times New Roman" w:eastAsia="Times New Roman" w:hAnsi="Times New Roman" w:cs="Times New Roman"/>
          <w:b/>
          <w:bCs/>
          <w:color w:val="auto"/>
          <w:sz w:val="24"/>
          <w:szCs w:val="24"/>
        </w:rPr>
        <w:t xml:space="preserve"> </w:t>
      </w:r>
    </w:p>
    <w:p w14:paraId="79B866B5" w14:textId="77777777" w:rsidR="00705EB8" w:rsidRPr="0023465D" w:rsidRDefault="00705EB8" w:rsidP="0023465D">
      <w:pPr>
        <w:spacing w:after="12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For the purpose of benchmarking </w:t>
      </w:r>
      <w:proofErr w:type="spellStart"/>
      <w:r w:rsidRPr="0023465D">
        <w:rPr>
          <w:rFonts w:ascii="Times New Roman" w:eastAsia="Times New Roman" w:hAnsi="Times New Roman" w:cs="Times New Roman"/>
          <w:sz w:val="24"/>
          <w:szCs w:val="24"/>
        </w:rPr>
        <w:t>ethereum</w:t>
      </w:r>
      <w:proofErr w:type="spellEnd"/>
      <w:r w:rsidRPr="0023465D">
        <w:rPr>
          <w:rFonts w:ascii="Times New Roman" w:eastAsia="Times New Roman" w:hAnsi="Times New Roman" w:cs="Times New Roman"/>
          <w:sz w:val="24"/>
          <w:szCs w:val="24"/>
        </w:rPr>
        <w:t xml:space="preserve"> functionality on IoT devices, we have deployed a private blockchain using three Raspberry Pi devices, one Windows Server 2016 running</w:t>
      </w:r>
      <w:r w:rsidR="00453095" w:rsidRPr="0023465D">
        <w:rPr>
          <w:rFonts w:ascii="Times New Roman" w:eastAsia="Times New Roman" w:hAnsi="Times New Roman" w:cs="Times New Roman"/>
          <w:sz w:val="24"/>
          <w:szCs w:val="24"/>
        </w:rPr>
        <w:t xml:space="preserve"> on Amazon EC2 and a Windows laptop</w:t>
      </w:r>
      <w:r w:rsidRPr="0023465D">
        <w:rPr>
          <w:rFonts w:ascii="Times New Roman" w:eastAsia="Times New Roman" w:hAnsi="Times New Roman" w:cs="Times New Roman"/>
          <w:sz w:val="24"/>
          <w:szCs w:val="24"/>
        </w:rPr>
        <w:t xml:space="preserve"> which serves as the miner. </w:t>
      </w:r>
    </w:p>
    <w:p w14:paraId="32493886" w14:textId="77777777" w:rsidR="00705EB8" w:rsidRPr="0023465D" w:rsidRDefault="00705EB8"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The final state of the blockchain with 12098 blocks upon which the benchmarking is performed is given below.</w:t>
      </w:r>
    </w:p>
    <w:p w14:paraId="3E0A2F71" w14:textId="77777777" w:rsidR="00705EB8" w:rsidRPr="00EF749E" w:rsidRDefault="00705EB8">
      <w:pPr>
        <w:spacing w:after="120" w:line="240" w:lineRule="auto"/>
        <w:jc w:val="both"/>
        <w:rPr>
          <w:rFonts w:ascii="Times New Roman" w:hAnsi="Times New Roman" w:cs="Times New Roman"/>
          <w:sz w:val="24"/>
          <w:szCs w:val="24"/>
        </w:rPr>
        <w:pPrChange w:id="156" w:author="Sri Harsha Mekala" w:date="2016-12-01T10:18:00Z">
          <w:pPr>
            <w:spacing w:after="120"/>
            <w:jc w:val="both"/>
          </w:pPr>
        </w:pPrChange>
      </w:pPr>
      <w:r w:rsidRPr="00EF749E">
        <w:rPr>
          <w:rFonts w:ascii="Times New Roman" w:hAnsi="Times New Roman" w:cs="Times New Roman"/>
          <w:b/>
          <w:noProof/>
          <w:sz w:val="24"/>
          <w:szCs w:val="24"/>
        </w:rPr>
        <w:drawing>
          <wp:inline distT="0" distB="0" distL="0" distR="0" wp14:anchorId="51A84687" wp14:editId="3FA694DD">
            <wp:extent cx="5943600" cy="3139440"/>
            <wp:effectExtent l="0" t="0" r="0" b="3810"/>
            <wp:docPr id="27" name="Picture 27" descr="Screen%20Shot%202016-11-17%20at%201.0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1-17%20at%201.01.0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27CAD5D3" w14:textId="39927E45" w:rsidR="00705EB8" w:rsidRPr="0023465D" w:rsidRDefault="0075174A" w:rsidP="0023465D">
      <w:pPr>
        <w:spacing w:after="12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w:t>
      </w:r>
      <w:r w:rsidR="00E93610">
        <w:rPr>
          <w:rFonts w:ascii="Times New Roman" w:eastAsia="Times New Roman" w:hAnsi="Times New Roman" w:cs="Times New Roman"/>
          <w:sz w:val="24"/>
          <w:szCs w:val="24"/>
        </w:rPr>
        <w:t>6</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Final State of the Blockchain with 12098 blocks</w:t>
      </w:r>
    </w:p>
    <w:p w14:paraId="2B79B5FA" w14:textId="77777777" w:rsidR="00705EB8" w:rsidRPr="00EF749E" w:rsidRDefault="00705EB8" w:rsidP="00705EB8">
      <w:pPr>
        <w:pStyle w:val="NormalWeb"/>
        <w:spacing w:before="0" w:beforeAutospacing="0" w:after="160" w:afterAutospacing="0" w:line="480" w:lineRule="auto"/>
        <w:jc w:val="both"/>
        <w:textAlignment w:val="baseline"/>
        <w:rPr>
          <w:b/>
          <w:bCs/>
          <w:color w:val="000000" w:themeColor="text1"/>
        </w:rPr>
      </w:pPr>
    </w:p>
    <w:p w14:paraId="774705BE" w14:textId="5F71DD84" w:rsidR="00705EB8" w:rsidRPr="00EF749E" w:rsidDel="00E93610" w:rsidRDefault="00705EB8" w:rsidP="00705EB8">
      <w:pPr>
        <w:pStyle w:val="NormalWeb"/>
        <w:spacing w:before="0" w:beforeAutospacing="0" w:after="160" w:afterAutospacing="0" w:line="480" w:lineRule="auto"/>
        <w:jc w:val="both"/>
        <w:textAlignment w:val="baseline"/>
        <w:rPr>
          <w:del w:id="157" w:author="Sri Harsha Mekala" w:date="2016-12-01T08:39:00Z"/>
          <w:b/>
          <w:bCs/>
          <w:color w:val="000000" w:themeColor="text1"/>
        </w:rPr>
      </w:pPr>
    </w:p>
    <w:p w14:paraId="7AB446A0" w14:textId="2E4BEDB7" w:rsidR="00705EB8" w:rsidDel="00E93610" w:rsidRDefault="00705EB8" w:rsidP="00705EB8">
      <w:pPr>
        <w:pStyle w:val="NormalWeb"/>
        <w:spacing w:before="0" w:beforeAutospacing="0" w:after="160" w:afterAutospacing="0" w:line="480" w:lineRule="auto"/>
        <w:jc w:val="both"/>
        <w:textAlignment w:val="baseline"/>
        <w:rPr>
          <w:del w:id="158" w:author="Sri Harsha Mekala" w:date="2016-12-01T08:39:00Z"/>
          <w:b/>
          <w:bCs/>
          <w:color w:val="000000" w:themeColor="text1"/>
        </w:rPr>
      </w:pPr>
    </w:p>
    <w:p w14:paraId="71066B06" w14:textId="31EB5A60" w:rsidR="00D2243D" w:rsidDel="00E93610" w:rsidRDefault="00D2243D" w:rsidP="00705EB8">
      <w:pPr>
        <w:pStyle w:val="NormalWeb"/>
        <w:spacing w:before="0" w:beforeAutospacing="0" w:after="160" w:afterAutospacing="0" w:line="480" w:lineRule="auto"/>
        <w:jc w:val="both"/>
        <w:textAlignment w:val="baseline"/>
        <w:rPr>
          <w:del w:id="159" w:author="Sri Harsha Mekala" w:date="2016-12-01T08:39:00Z"/>
          <w:b/>
          <w:bCs/>
          <w:color w:val="000000" w:themeColor="text1"/>
        </w:rPr>
      </w:pPr>
    </w:p>
    <w:p w14:paraId="1E44AB9C" w14:textId="2CF6E6FF" w:rsidR="00D2243D" w:rsidRPr="00EF749E" w:rsidDel="00E93610" w:rsidRDefault="00D2243D" w:rsidP="00705EB8">
      <w:pPr>
        <w:pStyle w:val="NormalWeb"/>
        <w:spacing w:before="0" w:beforeAutospacing="0" w:after="160" w:afterAutospacing="0" w:line="480" w:lineRule="auto"/>
        <w:jc w:val="both"/>
        <w:textAlignment w:val="baseline"/>
        <w:rPr>
          <w:del w:id="160" w:author="Sri Harsha Mekala" w:date="2016-12-01T08:39:00Z"/>
          <w:b/>
          <w:bCs/>
          <w:color w:val="000000" w:themeColor="text1"/>
        </w:rPr>
      </w:pPr>
    </w:p>
    <w:p w14:paraId="4B783ED6" w14:textId="1708A17A" w:rsidR="00705EB8" w:rsidRPr="00EF749E" w:rsidDel="00E93610" w:rsidRDefault="00705EB8" w:rsidP="00705EB8">
      <w:pPr>
        <w:pStyle w:val="NormalWeb"/>
        <w:spacing w:before="0" w:beforeAutospacing="0" w:after="160" w:afterAutospacing="0" w:line="480" w:lineRule="auto"/>
        <w:jc w:val="both"/>
        <w:textAlignment w:val="baseline"/>
        <w:rPr>
          <w:del w:id="161" w:author="Sri Harsha Mekala" w:date="2016-12-01T08:39:00Z"/>
          <w:b/>
          <w:bCs/>
          <w:color w:val="000000" w:themeColor="text1"/>
        </w:rPr>
      </w:pPr>
    </w:p>
    <w:p w14:paraId="2BCD9849" w14:textId="4ED732AA" w:rsidR="00705EB8" w:rsidRPr="00EF749E" w:rsidRDefault="00A61DD6">
      <w:pPr>
        <w:pStyle w:val="NormalWeb"/>
        <w:spacing w:before="0" w:beforeAutospacing="0" w:after="160" w:afterAutospacing="0" w:line="480" w:lineRule="auto"/>
        <w:jc w:val="both"/>
        <w:textAlignment w:val="baseline"/>
        <w:outlineLvl w:val="1"/>
        <w:rPr>
          <w:b/>
          <w:bCs/>
          <w:color w:val="000000" w:themeColor="text1"/>
          <w:rPrChange w:id="162" w:author="Sri Pravallika Maddipati" w:date="2016-12-01T23:29:00Z">
            <w:rPr/>
          </w:rPrChange>
        </w:rPr>
        <w:pPrChange w:id="163" w:author="Sri Pravallika Maddipati" w:date="2016-12-01T23:29:00Z">
          <w:pPr>
            <w:pStyle w:val="NormalWeb"/>
            <w:jc w:val="both"/>
            <w:textAlignment w:val="baseline"/>
            <w:outlineLvl w:val="1"/>
          </w:pPr>
        </w:pPrChange>
      </w:pPr>
      <w:bookmarkStart w:id="164" w:name="_Toc468477630"/>
      <w:r>
        <w:rPr>
          <w:b/>
          <w:bCs/>
          <w:color w:val="000000" w:themeColor="text1"/>
        </w:rPr>
        <w:lastRenderedPageBreak/>
        <w:t xml:space="preserve">4.5 </w:t>
      </w:r>
      <w:r w:rsidR="00705EB8" w:rsidRPr="00EF749E">
        <w:rPr>
          <w:b/>
          <w:bCs/>
          <w:color w:val="000000" w:themeColor="text1"/>
        </w:rPr>
        <w:t>Observations:</w:t>
      </w:r>
      <w:bookmarkEnd w:id="164"/>
    </w:p>
    <w:p w14:paraId="0957FC98" w14:textId="77777777" w:rsidR="00705EB8" w:rsidRPr="00EF749E" w:rsidRDefault="00DC7A79">
      <w:pPr>
        <w:pStyle w:val="NormalWeb"/>
        <w:spacing w:before="0" w:beforeAutospacing="0" w:after="0" w:afterAutospacing="0" w:line="480" w:lineRule="auto"/>
        <w:jc w:val="both"/>
        <w:textAlignment w:val="baseline"/>
        <w:rPr>
          <w:b/>
          <w:bCs/>
          <w:color w:val="000000" w:themeColor="text1"/>
        </w:rPr>
      </w:pPr>
      <w:r>
        <w:rPr>
          <w:b/>
          <w:bCs/>
          <w:color w:val="000000" w:themeColor="text1"/>
        </w:rPr>
        <w:t xml:space="preserve">1. </w:t>
      </w:r>
      <w:r w:rsidR="00705EB8" w:rsidRPr="00EF749E">
        <w:rPr>
          <w:b/>
          <w:bCs/>
          <w:color w:val="000000" w:themeColor="text1"/>
        </w:rPr>
        <w:t>CPU Utilization:</w:t>
      </w:r>
    </w:p>
    <w:p w14:paraId="0F81FF0E" w14:textId="77777777" w:rsidR="00705EB8" w:rsidRPr="00EF749E" w:rsidRDefault="00DC7A79">
      <w:pPr>
        <w:pStyle w:val="NormalWeb"/>
        <w:spacing w:before="0" w:beforeAutospacing="0" w:after="160" w:afterAutospacing="0"/>
        <w:jc w:val="both"/>
        <w:textAlignment w:val="baseline"/>
        <w:rPr>
          <w:b/>
          <w:bCs/>
          <w:color w:val="000000" w:themeColor="text1"/>
        </w:rPr>
      </w:pPr>
      <w:r>
        <w:rPr>
          <w:b/>
          <w:bCs/>
          <w:color w:val="000000" w:themeColor="text1"/>
        </w:rPr>
        <w:t xml:space="preserve">a) </w:t>
      </w:r>
      <w:r w:rsidR="00705EB8" w:rsidRPr="00EF749E">
        <w:rPr>
          <w:b/>
          <w:bCs/>
          <w:color w:val="000000" w:themeColor="text1"/>
        </w:rPr>
        <w:t>Miner</w:t>
      </w:r>
    </w:p>
    <w:p w14:paraId="09227988" w14:textId="77777777" w:rsidR="00705EB8" w:rsidRPr="00EF749E" w:rsidRDefault="00705EB8" w:rsidP="00705EB8">
      <w:pPr>
        <w:spacing w:after="120"/>
        <w:jc w:val="both"/>
        <w:rPr>
          <w:rFonts w:ascii="Times New Roman" w:hAnsi="Times New Roman" w:cs="Times New Roman"/>
          <w:sz w:val="24"/>
          <w:szCs w:val="24"/>
        </w:rPr>
      </w:pPr>
      <w:r w:rsidRPr="00EF749E">
        <w:rPr>
          <w:rFonts w:ascii="Times New Roman" w:hAnsi="Times New Roman" w:cs="Times New Roman"/>
          <w:noProof/>
          <w:sz w:val="24"/>
          <w:szCs w:val="24"/>
        </w:rPr>
        <w:drawing>
          <wp:inline distT="0" distB="0" distL="0" distR="0" wp14:anchorId="74A9CABB" wp14:editId="30D37014">
            <wp:extent cx="5935980" cy="2400300"/>
            <wp:effectExtent l="0" t="0" r="7620" b="0"/>
            <wp:docPr id="26" name="Picture 26" descr="drive-download-20161118T141220Z/Miner/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ive-download-20161118T141220Z/Miner/CP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400300"/>
                    </a:xfrm>
                    <a:prstGeom prst="rect">
                      <a:avLst/>
                    </a:prstGeom>
                    <a:noFill/>
                    <a:ln>
                      <a:noFill/>
                    </a:ln>
                  </pic:spPr>
                </pic:pic>
              </a:graphicData>
            </a:graphic>
          </wp:inline>
        </w:drawing>
      </w:r>
    </w:p>
    <w:p w14:paraId="0A9D07CA" w14:textId="2646E554" w:rsidR="00705EB8" w:rsidRPr="0023465D" w:rsidRDefault="006B78DF" w:rsidP="0023465D">
      <w:pPr>
        <w:spacing w:after="0" w:line="240" w:lineRule="auto"/>
        <w:ind w:firstLine="72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w:t>
      </w:r>
      <w:r w:rsidR="00E93610">
        <w:rPr>
          <w:rFonts w:ascii="Times New Roman" w:eastAsia="Times New Roman" w:hAnsi="Times New Roman" w:cs="Times New Roman"/>
          <w:sz w:val="24"/>
          <w:szCs w:val="24"/>
        </w:rPr>
        <w:t>7</w:t>
      </w:r>
      <w:r w:rsidR="00D2243D" w:rsidRPr="0023465D">
        <w:rPr>
          <w:rFonts w:ascii="Times New Roman" w:eastAsia="Times New Roman" w:hAnsi="Times New Roman" w:cs="Times New Roman"/>
          <w:sz w:val="24"/>
          <w:szCs w:val="24"/>
        </w:rPr>
        <w:t xml:space="preserve"> Time (</w:t>
      </w:r>
      <w:r w:rsidR="001E035F" w:rsidRPr="0023465D">
        <w:rPr>
          <w:rFonts w:ascii="Times New Roman" w:eastAsia="Times New Roman" w:hAnsi="Times New Roman" w:cs="Times New Roman"/>
          <w:sz w:val="24"/>
          <w:szCs w:val="24"/>
        </w:rPr>
        <w:t xml:space="preserve">2- </w:t>
      </w:r>
      <w:r w:rsidR="00705EB8" w:rsidRPr="0023465D">
        <w:rPr>
          <w:rFonts w:ascii="Times New Roman" w:eastAsia="Times New Roman" w:hAnsi="Times New Roman" w:cs="Times New Roman"/>
          <w:sz w:val="24"/>
          <w:szCs w:val="24"/>
        </w:rPr>
        <w:t>minute interval) vs CPU resource consumption for Miner Node</w:t>
      </w:r>
    </w:p>
    <w:p w14:paraId="45407865" w14:textId="77777777" w:rsidR="0040416D" w:rsidRPr="00EF749E" w:rsidRDefault="0040416D" w:rsidP="0040416D">
      <w:pPr>
        <w:spacing w:after="0" w:line="240" w:lineRule="auto"/>
        <w:jc w:val="both"/>
        <w:rPr>
          <w:rFonts w:ascii="Times New Roman" w:hAnsi="Times New Roman" w:cs="Times New Roman"/>
          <w:sz w:val="24"/>
          <w:szCs w:val="24"/>
        </w:rPr>
      </w:pPr>
    </w:p>
    <w:p w14:paraId="55579461" w14:textId="77777777" w:rsidR="00705EB8" w:rsidRPr="0023465D" w:rsidRDefault="00705EB8" w:rsidP="0023465D">
      <w:pPr>
        <w:spacing w:after="12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We have initiated only CPU mining with a single thread by issuing </w:t>
      </w:r>
      <w:proofErr w:type="spellStart"/>
      <w:proofErr w:type="gramStart"/>
      <w:r w:rsidRPr="0023465D">
        <w:rPr>
          <w:rFonts w:ascii="Times New Roman" w:eastAsia="Times New Roman" w:hAnsi="Times New Roman" w:cs="Times New Roman"/>
          <w:sz w:val="24"/>
          <w:szCs w:val="24"/>
        </w:rPr>
        <w:t>miner.start</w:t>
      </w:r>
      <w:proofErr w:type="spellEnd"/>
      <w:r w:rsidRPr="0023465D">
        <w:rPr>
          <w:rFonts w:ascii="Times New Roman" w:eastAsia="Times New Roman" w:hAnsi="Times New Roman" w:cs="Times New Roman"/>
          <w:sz w:val="24"/>
          <w:szCs w:val="24"/>
        </w:rPr>
        <w:t>(</w:t>
      </w:r>
      <w:proofErr w:type="gramEnd"/>
      <w:r w:rsidRPr="0023465D">
        <w:rPr>
          <w:rFonts w:ascii="Times New Roman" w:eastAsia="Times New Roman" w:hAnsi="Times New Roman" w:cs="Times New Roman"/>
          <w:sz w:val="24"/>
          <w:szCs w:val="24"/>
        </w:rPr>
        <w:t>1) and observed that the CPU utilization by “</w:t>
      </w:r>
      <w:proofErr w:type="spellStart"/>
      <w:r w:rsidRPr="0023465D">
        <w:rPr>
          <w:rFonts w:ascii="Times New Roman" w:eastAsia="Times New Roman" w:hAnsi="Times New Roman" w:cs="Times New Roman"/>
          <w:sz w:val="24"/>
          <w:szCs w:val="24"/>
        </w:rPr>
        <w:t>geth</w:t>
      </w:r>
      <w:proofErr w:type="spellEnd"/>
      <w:r w:rsidRPr="0023465D">
        <w:rPr>
          <w:rFonts w:ascii="Times New Roman" w:eastAsia="Times New Roman" w:hAnsi="Times New Roman" w:cs="Times New Roman"/>
          <w:sz w:val="24"/>
          <w:szCs w:val="24"/>
        </w:rPr>
        <w:t xml:space="preserve">” process grows exponentially as the blockchain size increases. </w:t>
      </w:r>
    </w:p>
    <w:p w14:paraId="1BE43757" w14:textId="77777777" w:rsidR="00705EB8" w:rsidRPr="00EF749E" w:rsidRDefault="00DC7A79" w:rsidP="00EB6208">
      <w:pPr>
        <w:pStyle w:val="NormalWeb"/>
        <w:spacing w:before="0" w:beforeAutospacing="0" w:after="0" w:afterAutospacing="0" w:line="480" w:lineRule="auto"/>
        <w:jc w:val="both"/>
        <w:textAlignment w:val="baseline"/>
        <w:rPr>
          <w:b/>
          <w:bCs/>
          <w:color w:val="000000" w:themeColor="text1"/>
        </w:rPr>
      </w:pPr>
      <w:r>
        <w:rPr>
          <w:b/>
          <w:bCs/>
          <w:color w:val="000000" w:themeColor="text1"/>
        </w:rPr>
        <w:t xml:space="preserve">b) </w:t>
      </w:r>
      <w:r w:rsidR="00705EB8" w:rsidRPr="00EF749E">
        <w:rPr>
          <w:b/>
          <w:bCs/>
          <w:color w:val="000000" w:themeColor="text1"/>
        </w:rPr>
        <w:t>Raspberry Pi Nodes:</w:t>
      </w:r>
    </w:p>
    <w:p w14:paraId="1D2BBFE0" w14:textId="77777777"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14:anchorId="3A7F8AC1" wp14:editId="49FADFA3">
            <wp:extent cx="5935980" cy="2499360"/>
            <wp:effectExtent l="0" t="0" r="7620" b="0"/>
            <wp:docPr id="25" name="Picture 25" descr="drive-download-20161118T141220Z/Pi/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ive-download-20161118T141220Z/Pi/CP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11559AFF" w14:textId="7D1FA2D6" w:rsidR="00705EB8" w:rsidRPr="00042BB5" w:rsidRDefault="006B78DF" w:rsidP="00042BB5">
      <w:pPr>
        <w:spacing w:after="120"/>
        <w:ind w:firstLine="72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w:t>
      </w:r>
      <w:r w:rsidR="00E93610">
        <w:rPr>
          <w:rFonts w:ascii="Times New Roman" w:eastAsia="Times New Roman" w:hAnsi="Times New Roman" w:cs="Times New Roman"/>
          <w:sz w:val="24"/>
          <w:szCs w:val="24"/>
        </w:rPr>
        <w:t>8</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Time (2-minute interval) vs CPU resource consumption graph for 3 Raspberry Nodes</w:t>
      </w:r>
    </w:p>
    <w:tbl>
      <w:tblPr>
        <w:tblW w:w="8520" w:type="dxa"/>
        <w:tblInd w:w="-5" w:type="dxa"/>
        <w:tblLook w:val="04A0" w:firstRow="1" w:lastRow="0" w:firstColumn="1" w:lastColumn="0" w:noHBand="0" w:noVBand="1"/>
        <w:tblPrChange w:id="165" w:author="Sri Pravallika Maddipati" w:date="2016-12-01T23:29:00Z">
          <w:tblPr>
            <w:tblW w:w="8520" w:type="dxa"/>
            <w:tblInd w:w="-5" w:type="dxa"/>
            <w:tblLook w:val="04A0" w:firstRow="1" w:lastRow="0" w:firstColumn="1" w:lastColumn="0" w:noHBand="0" w:noVBand="1"/>
          </w:tblPr>
        </w:tblPrChange>
      </w:tblPr>
      <w:tblGrid>
        <w:gridCol w:w="2820"/>
        <w:gridCol w:w="1900"/>
        <w:gridCol w:w="1900"/>
        <w:gridCol w:w="1900"/>
        <w:tblGridChange w:id="166">
          <w:tblGrid>
            <w:gridCol w:w="2820"/>
            <w:gridCol w:w="1900"/>
            <w:gridCol w:w="1900"/>
            <w:gridCol w:w="1900"/>
          </w:tblGrid>
        </w:tblGridChange>
      </w:tblGrid>
      <w:tr w:rsidR="00705EB8" w:rsidRPr="00EF749E" w14:paraId="22330222" w14:textId="77777777" w:rsidTr="24D47E9E">
        <w:trPr>
          <w:trHeight w:val="340"/>
          <w:trPrChange w:id="167" w:author="Sri Pravallika Maddipati" w:date="2016-12-01T23:29:00Z">
            <w:trPr>
              <w:trHeight w:val="340"/>
            </w:trPr>
          </w:trPrChange>
        </w:trPr>
        <w:tc>
          <w:tcPr>
            <w:tcW w:w="2820" w:type="dxa"/>
            <w:tcBorders>
              <w:top w:val="single" w:sz="4" w:space="0" w:color="7F7F7F" w:themeColor="background1" w:themeShade="7F"/>
              <w:left w:val="single" w:sz="4" w:space="0" w:color="7F7F7F" w:themeColor="background1" w:themeShade="7F"/>
              <w:bottom w:val="single" w:sz="4" w:space="0" w:color="7F7F7F" w:themeColor="background1" w:themeShade="7F"/>
              <w:right w:val="single" w:sz="4" w:space="0" w:color="7F7F7F" w:themeColor="background1" w:themeShade="7F"/>
            </w:tcBorders>
            <w:shd w:val="clear" w:color="auto" w:fill="5B9BD5" w:themeFill="accent1"/>
            <w:vAlign w:val="bottom"/>
            <w:hideMark/>
            <w:tcPrChange w:id="168" w:author="Sri Pravallika Maddipati" w:date="2016-12-01T23:29:00Z">
              <w:tcPr>
                <w:tcW w:w="2820" w:type="dxa"/>
                <w:tcBorders>
                  <w:top w:val="single" w:sz="4" w:space="0" w:color="7F7F7F" w:themeColor="background1" w:themeShade="7F"/>
                  <w:left w:val="single" w:sz="4" w:space="0" w:color="7F7F7F" w:themeColor="background1" w:themeShade="7F"/>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1C27D11A"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lastRenderedPageBreak/>
              <w:t>Descriptive statistics</w:t>
            </w:r>
          </w:p>
        </w:tc>
        <w:tc>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Change w:id="169" w:author="Sri Pravallika Maddipati" w:date="2016-12-01T23:29:00Z">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3E8D8938"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1 CPU</w:t>
            </w:r>
          </w:p>
        </w:tc>
        <w:tc>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Change w:id="170" w:author="Sri Pravallika Maddipati" w:date="2016-12-01T23:29:00Z">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56D5FAB7"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2 CPU</w:t>
            </w:r>
          </w:p>
        </w:tc>
        <w:tc>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Change w:id="171" w:author="Sri Pravallika Maddipati" w:date="2016-12-01T23:29:00Z">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6A00225C"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3 CPU</w:t>
            </w:r>
          </w:p>
        </w:tc>
      </w:tr>
      <w:tr w:rsidR="00705EB8" w:rsidRPr="00EF749E" w14:paraId="010E9CF4" w14:textId="77777777" w:rsidTr="24D47E9E">
        <w:trPr>
          <w:trHeight w:val="340"/>
          <w:trPrChange w:id="172" w:author="Sri Pravallika Maddipati" w:date="2016-12-01T23:29:00Z">
            <w:trPr>
              <w:trHeight w:val="340"/>
            </w:trPr>
          </w:trPrChange>
        </w:trPr>
        <w:tc>
          <w:tcPr>
            <w:tcW w:w="2820" w:type="dxa"/>
            <w:vAlign w:val="bottom"/>
            <w:hideMark/>
            <w:tcPrChange w:id="173" w:author="Sri Pravallika Maddipati" w:date="2016-12-01T23:29:00Z">
              <w:tcPr>
                <w:tcW w:w="2820" w:type="dxa"/>
                <w:vAlign w:val="bottom"/>
                <w:hideMark/>
              </w:tcPr>
            </w:tcPrChange>
          </w:tcPr>
          <w:p w14:paraId="19E59C9C"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N</w:t>
            </w:r>
          </w:p>
        </w:tc>
        <w:tc>
          <w:tcPr>
            <w:tcW w:w="1900" w:type="dxa"/>
            <w:vAlign w:val="bottom"/>
            <w:hideMark/>
            <w:tcPrChange w:id="174" w:author="Sri Pravallika Maddipati" w:date="2016-12-01T23:29:00Z">
              <w:tcPr>
                <w:tcW w:w="1900" w:type="dxa"/>
                <w:vAlign w:val="bottom"/>
                <w:hideMark/>
              </w:tcPr>
            </w:tcPrChange>
          </w:tcPr>
          <w:p w14:paraId="18B5C060"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0" w:type="dxa"/>
            <w:vAlign w:val="bottom"/>
            <w:hideMark/>
            <w:tcPrChange w:id="175" w:author="Sri Pravallika Maddipati" w:date="2016-12-01T23:29:00Z">
              <w:tcPr>
                <w:tcW w:w="1900" w:type="dxa"/>
                <w:vAlign w:val="bottom"/>
                <w:hideMark/>
              </w:tcPr>
            </w:tcPrChange>
          </w:tcPr>
          <w:p w14:paraId="0FA1E318"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0" w:type="dxa"/>
            <w:vAlign w:val="bottom"/>
            <w:hideMark/>
            <w:tcPrChange w:id="176" w:author="Sri Pravallika Maddipati" w:date="2016-12-01T23:29:00Z">
              <w:tcPr>
                <w:tcW w:w="1900" w:type="dxa"/>
                <w:vAlign w:val="bottom"/>
                <w:hideMark/>
              </w:tcPr>
            </w:tcPrChange>
          </w:tcPr>
          <w:p w14:paraId="5091B662"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r>
      <w:tr w:rsidR="00705EB8" w:rsidRPr="00EF749E" w14:paraId="21FC6C00" w14:textId="77777777" w:rsidTr="24D47E9E">
        <w:trPr>
          <w:trHeight w:val="340"/>
          <w:trPrChange w:id="177" w:author="Sri Pravallika Maddipati" w:date="2016-12-01T23:29:00Z">
            <w:trPr>
              <w:trHeight w:val="340"/>
            </w:trPr>
          </w:trPrChange>
        </w:trPr>
        <w:tc>
          <w:tcPr>
            <w:tcW w:w="2820" w:type="dxa"/>
            <w:vAlign w:val="bottom"/>
            <w:hideMark/>
            <w:tcPrChange w:id="178" w:author="Sri Pravallika Maddipati" w:date="2016-12-01T23:29:00Z">
              <w:tcPr>
                <w:tcW w:w="2820" w:type="dxa"/>
                <w:vAlign w:val="bottom"/>
                <w:hideMark/>
              </w:tcPr>
            </w:tcPrChange>
          </w:tcPr>
          <w:p w14:paraId="28A7FDD4"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Min</w:t>
            </w:r>
          </w:p>
        </w:tc>
        <w:tc>
          <w:tcPr>
            <w:tcW w:w="1900" w:type="dxa"/>
            <w:vAlign w:val="bottom"/>
            <w:hideMark/>
            <w:tcPrChange w:id="179" w:author="Sri Pravallika Maddipati" w:date="2016-12-01T23:29:00Z">
              <w:tcPr>
                <w:tcW w:w="1900" w:type="dxa"/>
                <w:vAlign w:val="bottom"/>
                <w:hideMark/>
              </w:tcPr>
            </w:tcPrChange>
          </w:tcPr>
          <w:p w14:paraId="4FC188E7"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9.6</w:t>
            </w:r>
          </w:p>
        </w:tc>
        <w:tc>
          <w:tcPr>
            <w:tcW w:w="1900" w:type="dxa"/>
            <w:vAlign w:val="bottom"/>
            <w:hideMark/>
            <w:tcPrChange w:id="180" w:author="Sri Pravallika Maddipati" w:date="2016-12-01T23:29:00Z">
              <w:tcPr>
                <w:tcW w:w="1900" w:type="dxa"/>
                <w:vAlign w:val="bottom"/>
                <w:hideMark/>
              </w:tcPr>
            </w:tcPrChange>
          </w:tcPr>
          <w:p w14:paraId="4EADF7EC"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17.3</w:t>
            </w:r>
          </w:p>
        </w:tc>
        <w:tc>
          <w:tcPr>
            <w:tcW w:w="1900" w:type="dxa"/>
            <w:vAlign w:val="bottom"/>
            <w:hideMark/>
            <w:tcPrChange w:id="181" w:author="Sri Pravallika Maddipati" w:date="2016-12-01T23:29:00Z">
              <w:tcPr>
                <w:tcW w:w="1900" w:type="dxa"/>
                <w:vAlign w:val="bottom"/>
                <w:hideMark/>
              </w:tcPr>
            </w:tcPrChange>
          </w:tcPr>
          <w:p w14:paraId="030CED68"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26.3</w:t>
            </w:r>
          </w:p>
        </w:tc>
      </w:tr>
      <w:tr w:rsidR="00705EB8" w:rsidRPr="00EF749E" w14:paraId="4C093FEB" w14:textId="77777777" w:rsidTr="24D47E9E">
        <w:trPr>
          <w:trHeight w:val="340"/>
          <w:trPrChange w:id="182" w:author="Sri Pravallika Maddipati" w:date="2016-12-01T23:29:00Z">
            <w:trPr>
              <w:trHeight w:val="340"/>
            </w:trPr>
          </w:trPrChange>
        </w:trPr>
        <w:tc>
          <w:tcPr>
            <w:tcW w:w="2820" w:type="dxa"/>
            <w:vAlign w:val="bottom"/>
            <w:hideMark/>
            <w:tcPrChange w:id="183" w:author="Sri Pravallika Maddipati" w:date="2016-12-01T23:29:00Z">
              <w:tcPr>
                <w:tcW w:w="2820" w:type="dxa"/>
                <w:vAlign w:val="bottom"/>
                <w:hideMark/>
              </w:tcPr>
            </w:tcPrChange>
          </w:tcPr>
          <w:p w14:paraId="6BC7FED6"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Max</w:t>
            </w:r>
          </w:p>
        </w:tc>
        <w:tc>
          <w:tcPr>
            <w:tcW w:w="1900" w:type="dxa"/>
            <w:vAlign w:val="bottom"/>
            <w:hideMark/>
            <w:tcPrChange w:id="184" w:author="Sri Pravallika Maddipati" w:date="2016-12-01T23:29:00Z">
              <w:tcPr>
                <w:tcW w:w="1900" w:type="dxa"/>
                <w:vAlign w:val="bottom"/>
                <w:hideMark/>
              </w:tcPr>
            </w:tcPrChange>
          </w:tcPr>
          <w:p w14:paraId="7288497B"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10</w:t>
            </w:r>
          </w:p>
        </w:tc>
        <w:tc>
          <w:tcPr>
            <w:tcW w:w="1900" w:type="dxa"/>
            <w:vAlign w:val="bottom"/>
            <w:hideMark/>
            <w:tcPrChange w:id="185" w:author="Sri Pravallika Maddipati" w:date="2016-12-01T23:29:00Z">
              <w:tcPr>
                <w:tcW w:w="1900" w:type="dxa"/>
                <w:vAlign w:val="bottom"/>
                <w:hideMark/>
              </w:tcPr>
            </w:tcPrChange>
          </w:tcPr>
          <w:p w14:paraId="7177E9B1"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23.1</w:t>
            </w:r>
          </w:p>
        </w:tc>
        <w:tc>
          <w:tcPr>
            <w:tcW w:w="1900" w:type="dxa"/>
            <w:vAlign w:val="bottom"/>
            <w:hideMark/>
            <w:tcPrChange w:id="186" w:author="Sri Pravallika Maddipati" w:date="2016-12-01T23:29:00Z">
              <w:tcPr>
                <w:tcW w:w="1900" w:type="dxa"/>
                <w:vAlign w:val="bottom"/>
                <w:hideMark/>
              </w:tcPr>
            </w:tcPrChange>
          </w:tcPr>
          <w:p w14:paraId="204D2ECD"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31.5</w:t>
            </w:r>
          </w:p>
        </w:tc>
      </w:tr>
      <w:tr w:rsidR="00705EB8" w:rsidRPr="00EF749E" w14:paraId="5CB1619F" w14:textId="77777777" w:rsidTr="24D47E9E">
        <w:trPr>
          <w:trHeight w:val="340"/>
          <w:trPrChange w:id="187" w:author="Sri Pravallika Maddipati" w:date="2016-12-01T23:29:00Z">
            <w:trPr>
              <w:trHeight w:val="340"/>
            </w:trPr>
          </w:trPrChange>
        </w:trPr>
        <w:tc>
          <w:tcPr>
            <w:tcW w:w="2820" w:type="dxa"/>
            <w:vAlign w:val="bottom"/>
            <w:hideMark/>
            <w:tcPrChange w:id="188" w:author="Sri Pravallika Maddipati" w:date="2016-12-01T23:29:00Z">
              <w:tcPr>
                <w:tcW w:w="2820" w:type="dxa"/>
                <w:vAlign w:val="bottom"/>
                <w:hideMark/>
              </w:tcPr>
            </w:tcPrChange>
          </w:tcPr>
          <w:p w14:paraId="19E60539"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Mean</w:t>
            </w:r>
          </w:p>
        </w:tc>
        <w:tc>
          <w:tcPr>
            <w:tcW w:w="1900" w:type="dxa"/>
            <w:vAlign w:val="bottom"/>
            <w:hideMark/>
            <w:tcPrChange w:id="189" w:author="Sri Pravallika Maddipati" w:date="2016-12-01T23:29:00Z">
              <w:tcPr>
                <w:tcW w:w="1900" w:type="dxa"/>
                <w:vAlign w:val="bottom"/>
                <w:hideMark/>
              </w:tcPr>
            </w:tcPrChange>
          </w:tcPr>
          <w:p w14:paraId="28630FEF"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9.913718412</w:t>
            </w:r>
          </w:p>
        </w:tc>
        <w:tc>
          <w:tcPr>
            <w:tcW w:w="1900" w:type="dxa"/>
            <w:vAlign w:val="bottom"/>
            <w:hideMark/>
            <w:tcPrChange w:id="190" w:author="Sri Pravallika Maddipati" w:date="2016-12-01T23:29:00Z">
              <w:tcPr>
                <w:tcW w:w="1900" w:type="dxa"/>
                <w:vAlign w:val="bottom"/>
                <w:hideMark/>
              </w:tcPr>
            </w:tcPrChange>
          </w:tcPr>
          <w:p w14:paraId="7B670E73"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20.50722022</w:t>
            </w:r>
          </w:p>
        </w:tc>
        <w:tc>
          <w:tcPr>
            <w:tcW w:w="1900" w:type="dxa"/>
            <w:vAlign w:val="bottom"/>
            <w:hideMark/>
            <w:tcPrChange w:id="191" w:author="Sri Pravallika Maddipati" w:date="2016-12-01T23:29:00Z">
              <w:tcPr>
                <w:tcW w:w="1900" w:type="dxa"/>
                <w:vAlign w:val="bottom"/>
                <w:hideMark/>
              </w:tcPr>
            </w:tcPrChange>
          </w:tcPr>
          <w:p w14:paraId="3BA24EAF"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28.81624549</w:t>
            </w:r>
          </w:p>
        </w:tc>
      </w:tr>
      <w:tr w:rsidR="00705EB8" w:rsidRPr="00EF749E" w14:paraId="1D8535DF" w14:textId="77777777" w:rsidTr="24D47E9E">
        <w:trPr>
          <w:trHeight w:val="340"/>
          <w:trPrChange w:id="192" w:author="Sri Pravallika Maddipati" w:date="2016-12-01T23:29:00Z">
            <w:trPr>
              <w:trHeight w:val="340"/>
            </w:trPr>
          </w:trPrChange>
        </w:trPr>
        <w:tc>
          <w:tcPr>
            <w:tcW w:w="2820" w:type="dxa"/>
            <w:vAlign w:val="bottom"/>
            <w:hideMark/>
            <w:tcPrChange w:id="193" w:author="Sri Pravallika Maddipati" w:date="2016-12-01T23:29:00Z">
              <w:tcPr>
                <w:tcW w:w="2820" w:type="dxa"/>
                <w:vAlign w:val="bottom"/>
                <w:hideMark/>
              </w:tcPr>
            </w:tcPrChange>
          </w:tcPr>
          <w:p w14:paraId="1BFAE6A2"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First Quartile</w:t>
            </w:r>
          </w:p>
        </w:tc>
        <w:tc>
          <w:tcPr>
            <w:tcW w:w="1900" w:type="dxa"/>
            <w:vAlign w:val="bottom"/>
            <w:hideMark/>
            <w:tcPrChange w:id="194" w:author="Sri Pravallika Maddipati" w:date="2016-12-01T23:29:00Z">
              <w:tcPr>
                <w:tcW w:w="1900" w:type="dxa"/>
                <w:vAlign w:val="bottom"/>
                <w:hideMark/>
              </w:tcPr>
            </w:tcPrChange>
          </w:tcPr>
          <w:p w14:paraId="036E8E7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9.9</w:t>
            </w:r>
          </w:p>
        </w:tc>
        <w:tc>
          <w:tcPr>
            <w:tcW w:w="1900" w:type="dxa"/>
            <w:vAlign w:val="bottom"/>
            <w:hideMark/>
            <w:tcPrChange w:id="195" w:author="Sri Pravallika Maddipati" w:date="2016-12-01T23:29:00Z">
              <w:tcPr>
                <w:tcW w:w="1900" w:type="dxa"/>
                <w:vAlign w:val="bottom"/>
                <w:hideMark/>
              </w:tcPr>
            </w:tcPrChange>
          </w:tcPr>
          <w:p w14:paraId="435C8595"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18.1</w:t>
            </w:r>
          </w:p>
        </w:tc>
        <w:tc>
          <w:tcPr>
            <w:tcW w:w="1900" w:type="dxa"/>
            <w:vAlign w:val="bottom"/>
            <w:hideMark/>
            <w:tcPrChange w:id="196" w:author="Sri Pravallika Maddipati" w:date="2016-12-01T23:29:00Z">
              <w:tcPr>
                <w:tcW w:w="1900" w:type="dxa"/>
                <w:vAlign w:val="bottom"/>
                <w:hideMark/>
              </w:tcPr>
            </w:tcPrChange>
          </w:tcPr>
          <w:p w14:paraId="4F7D85DC"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28</w:t>
            </w:r>
          </w:p>
        </w:tc>
      </w:tr>
      <w:tr w:rsidR="00705EB8" w:rsidRPr="00EF749E" w14:paraId="388AFCAD" w14:textId="77777777" w:rsidTr="24D47E9E">
        <w:trPr>
          <w:trHeight w:val="340"/>
          <w:trPrChange w:id="197" w:author="Sri Pravallika Maddipati" w:date="2016-12-01T23:29:00Z">
            <w:trPr>
              <w:trHeight w:val="340"/>
            </w:trPr>
          </w:trPrChange>
        </w:trPr>
        <w:tc>
          <w:tcPr>
            <w:tcW w:w="2820" w:type="dxa"/>
            <w:vAlign w:val="bottom"/>
            <w:hideMark/>
            <w:tcPrChange w:id="198" w:author="Sri Pravallika Maddipati" w:date="2016-12-01T23:29:00Z">
              <w:tcPr>
                <w:tcW w:w="2820" w:type="dxa"/>
                <w:vAlign w:val="bottom"/>
                <w:hideMark/>
              </w:tcPr>
            </w:tcPrChange>
          </w:tcPr>
          <w:p w14:paraId="1A706389"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Median</w:t>
            </w:r>
          </w:p>
        </w:tc>
        <w:tc>
          <w:tcPr>
            <w:tcW w:w="1900" w:type="dxa"/>
            <w:vAlign w:val="bottom"/>
            <w:hideMark/>
            <w:tcPrChange w:id="199" w:author="Sri Pravallika Maddipati" w:date="2016-12-01T23:29:00Z">
              <w:tcPr>
                <w:tcW w:w="1900" w:type="dxa"/>
                <w:vAlign w:val="bottom"/>
                <w:hideMark/>
              </w:tcPr>
            </w:tcPrChange>
          </w:tcPr>
          <w:p w14:paraId="64A74919"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9.9</w:t>
            </w:r>
          </w:p>
        </w:tc>
        <w:tc>
          <w:tcPr>
            <w:tcW w:w="1900" w:type="dxa"/>
            <w:vAlign w:val="bottom"/>
            <w:hideMark/>
            <w:tcPrChange w:id="200" w:author="Sri Pravallika Maddipati" w:date="2016-12-01T23:29:00Z">
              <w:tcPr>
                <w:tcW w:w="1900" w:type="dxa"/>
                <w:vAlign w:val="bottom"/>
                <w:hideMark/>
              </w:tcPr>
            </w:tcPrChange>
          </w:tcPr>
          <w:p w14:paraId="00AC251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21.6</w:t>
            </w:r>
          </w:p>
        </w:tc>
        <w:tc>
          <w:tcPr>
            <w:tcW w:w="1900" w:type="dxa"/>
            <w:vAlign w:val="bottom"/>
            <w:hideMark/>
            <w:tcPrChange w:id="201" w:author="Sri Pravallika Maddipati" w:date="2016-12-01T23:29:00Z">
              <w:tcPr>
                <w:tcW w:w="1900" w:type="dxa"/>
                <w:vAlign w:val="bottom"/>
                <w:hideMark/>
              </w:tcPr>
            </w:tcPrChange>
          </w:tcPr>
          <w:p w14:paraId="6718ABFD"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29</w:t>
            </w:r>
          </w:p>
        </w:tc>
      </w:tr>
      <w:tr w:rsidR="00705EB8" w:rsidRPr="00EF749E" w14:paraId="634C05D6" w14:textId="77777777" w:rsidTr="24D47E9E">
        <w:trPr>
          <w:trHeight w:val="340"/>
          <w:trPrChange w:id="202" w:author="Sri Pravallika Maddipati" w:date="2016-12-01T23:29:00Z">
            <w:trPr>
              <w:trHeight w:val="340"/>
            </w:trPr>
          </w:trPrChange>
        </w:trPr>
        <w:tc>
          <w:tcPr>
            <w:tcW w:w="2820" w:type="dxa"/>
            <w:vAlign w:val="bottom"/>
            <w:hideMark/>
            <w:tcPrChange w:id="203" w:author="Sri Pravallika Maddipati" w:date="2016-12-01T23:29:00Z">
              <w:tcPr>
                <w:tcW w:w="2820" w:type="dxa"/>
                <w:vAlign w:val="bottom"/>
                <w:hideMark/>
              </w:tcPr>
            </w:tcPrChange>
          </w:tcPr>
          <w:p w14:paraId="470C5024"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Third Quartile</w:t>
            </w:r>
          </w:p>
        </w:tc>
        <w:tc>
          <w:tcPr>
            <w:tcW w:w="1900" w:type="dxa"/>
            <w:vAlign w:val="bottom"/>
            <w:hideMark/>
            <w:tcPrChange w:id="204" w:author="Sri Pravallika Maddipati" w:date="2016-12-01T23:29:00Z">
              <w:tcPr>
                <w:tcW w:w="1900" w:type="dxa"/>
                <w:vAlign w:val="bottom"/>
                <w:hideMark/>
              </w:tcPr>
            </w:tcPrChange>
          </w:tcPr>
          <w:p w14:paraId="3E6B4002"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10</w:t>
            </w:r>
          </w:p>
        </w:tc>
        <w:tc>
          <w:tcPr>
            <w:tcW w:w="1900" w:type="dxa"/>
            <w:vAlign w:val="bottom"/>
            <w:hideMark/>
            <w:tcPrChange w:id="205" w:author="Sri Pravallika Maddipati" w:date="2016-12-01T23:29:00Z">
              <w:tcPr>
                <w:tcW w:w="1900" w:type="dxa"/>
                <w:vAlign w:val="bottom"/>
                <w:hideMark/>
              </w:tcPr>
            </w:tcPrChange>
          </w:tcPr>
          <w:p w14:paraId="338358C8"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22.5</w:t>
            </w:r>
          </w:p>
        </w:tc>
        <w:tc>
          <w:tcPr>
            <w:tcW w:w="1900" w:type="dxa"/>
            <w:vAlign w:val="bottom"/>
            <w:hideMark/>
            <w:tcPrChange w:id="206" w:author="Sri Pravallika Maddipati" w:date="2016-12-01T23:29:00Z">
              <w:tcPr>
                <w:tcW w:w="1900" w:type="dxa"/>
                <w:vAlign w:val="bottom"/>
                <w:hideMark/>
              </w:tcPr>
            </w:tcPrChange>
          </w:tcPr>
          <w:p w14:paraId="50F1B225"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29.7</w:t>
            </w:r>
          </w:p>
        </w:tc>
      </w:tr>
      <w:tr w:rsidR="00705EB8" w:rsidRPr="00EF749E" w14:paraId="1CE35637" w14:textId="77777777" w:rsidTr="24D47E9E">
        <w:trPr>
          <w:trHeight w:val="340"/>
          <w:trPrChange w:id="207" w:author="Sri Pravallika Maddipati" w:date="2016-12-01T23:29:00Z">
            <w:trPr>
              <w:trHeight w:val="340"/>
            </w:trPr>
          </w:trPrChange>
        </w:trPr>
        <w:tc>
          <w:tcPr>
            <w:tcW w:w="2820" w:type="dxa"/>
            <w:vAlign w:val="bottom"/>
            <w:hideMark/>
            <w:tcPrChange w:id="208" w:author="Sri Pravallika Maddipati" w:date="2016-12-01T23:29:00Z">
              <w:tcPr>
                <w:tcW w:w="2820" w:type="dxa"/>
                <w:vAlign w:val="bottom"/>
                <w:hideMark/>
              </w:tcPr>
            </w:tcPrChange>
          </w:tcPr>
          <w:p w14:paraId="7688DF1F"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Deviation</w:t>
            </w:r>
          </w:p>
        </w:tc>
        <w:tc>
          <w:tcPr>
            <w:tcW w:w="1900" w:type="dxa"/>
            <w:vAlign w:val="bottom"/>
            <w:hideMark/>
            <w:tcPrChange w:id="209" w:author="Sri Pravallika Maddipati" w:date="2016-12-01T23:29:00Z">
              <w:tcPr>
                <w:tcW w:w="1900" w:type="dxa"/>
                <w:vAlign w:val="bottom"/>
                <w:hideMark/>
              </w:tcPr>
            </w:tcPrChange>
          </w:tcPr>
          <w:p w14:paraId="7BE4962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0.105581936</w:t>
            </w:r>
          </w:p>
        </w:tc>
        <w:tc>
          <w:tcPr>
            <w:tcW w:w="1900" w:type="dxa"/>
            <w:vAlign w:val="bottom"/>
            <w:hideMark/>
            <w:tcPrChange w:id="210" w:author="Sri Pravallika Maddipati" w:date="2016-12-01T23:29:00Z">
              <w:tcPr>
                <w:tcW w:w="1900" w:type="dxa"/>
                <w:vAlign w:val="bottom"/>
                <w:hideMark/>
              </w:tcPr>
            </w:tcPrChange>
          </w:tcPr>
          <w:p w14:paraId="0B624E89"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2.164786747</w:t>
            </w:r>
          </w:p>
        </w:tc>
        <w:tc>
          <w:tcPr>
            <w:tcW w:w="1900" w:type="dxa"/>
            <w:vAlign w:val="bottom"/>
            <w:hideMark/>
            <w:tcPrChange w:id="211" w:author="Sri Pravallika Maddipati" w:date="2016-12-01T23:29:00Z">
              <w:tcPr>
                <w:tcW w:w="1900" w:type="dxa"/>
                <w:vAlign w:val="bottom"/>
                <w:hideMark/>
              </w:tcPr>
            </w:tcPrChange>
          </w:tcPr>
          <w:p w14:paraId="556B9FE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1.208658437</w:t>
            </w:r>
          </w:p>
        </w:tc>
      </w:tr>
      <w:tr w:rsidR="00705EB8" w:rsidRPr="00EF749E" w14:paraId="4EF585AC" w14:textId="77777777" w:rsidTr="24D47E9E">
        <w:trPr>
          <w:trHeight w:val="340"/>
          <w:trPrChange w:id="212" w:author="Sri Pravallika Maddipati" w:date="2016-12-01T23:29:00Z">
            <w:trPr>
              <w:trHeight w:val="340"/>
            </w:trPr>
          </w:trPrChange>
        </w:trPr>
        <w:tc>
          <w:tcPr>
            <w:tcW w:w="2820" w:type="dxa"/>
            <w:vAlign w:val="bottom"/>
            <w:hideMark/>
            <w:tcPrChange w:id="213" w:author="Sri Pravallika Maddipati" w:date="2016-12-01T23:29:00Z">
              <w:tcPr>
                <w:tcW w:w="2820" w:type="dxa"/>
                <w:vAlign w:val="bottom"/>
                <w:hideMark/>
              </w:tcPr>
            </w:tcPrChange>
          </w:tcPr>
          <w:p w14:paraId="586F2CE8"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Variance</w:t>
            </w:r>
          </w:p>
        </w:tc>
        <w:tc>
          <w:tcPr>
            <w:tcW w:w="1900" w:type="dxa"/>
            <w:vAlign w:val="bottom"/>
            <w:hideMark/>
            <w:tcPrChange w:id="214" w:author="Sri Pravallika Maddipati" w:date="2016-12-01T23:29:00Z">
              <w:tcPr>
                <w:tcW w:w="1900" w:type="dxa"/>
                <w:vAlign w:val="bottom"/>
                <w:hideMark/>
              </w:tcPr>
            </w:tcPrChange>
          </w:tcPr>
          <w:p w14:paraId="3C1AB193"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0.011147545</w:t>
            </w:r>
          </w:p>
        </w:tc>
        <w:tc>
          <w:tcPr>
            <w:tcW w:w="1900" w:type="dxa"/>
            <w:vAlign w:val="bottom"/>
            <w:hideMark/>
            <w:tcPrChange w:id="215" w:author="Sri Pravallika Maddipati" w:date="2016-12-01T23:29:00Z">
              <w:tcPr>
                <w:tcW w:w="1900" w:type="dxa"/>
                <w:vAlign w:val="bottom"/>
                <w:hideMark/>
              </w:tcPr>
            </w:tcPrChange>
          </w:tcPr>
          <w:p w14:paraId="671B2074"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4.686301659</w:t>
            </w:r>
          </w:p>
        </w:tc>
        <w:tc>
          <w:tcPr>
            <w:tcW w:w="1900" w:type="dxa"/>
            <w:vAlign w:val="bottom"/>
            <w:hideMark/>
            <w:tcPrChange w:id="216" w:author="Sri Pravallika Maddipati" w:date="2016-12-01T23:29:00Z">
              <w:tcPr>
                <w:tcW w:w="1900" w:type="dxa"/>
                <w:vAlign w:val="bottom"/>
                <w:hideMark/>
              </w:tcPr>
            </w:tcPrChange>
          </w:tcPr>
          <w:p w14:paraId="16B8E9F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1.460855218</w:t>
            </w:r>
          </w:p>
        </w:tc>
      </w:tr>
      <w:tr w:rsidR="00705EB8" w:rsidRPr="00EF749E" w14:paraId="4C2BD0A4" w14:textId="77777777" w:rsidTr="24D47E9E">
        <w:trPr>
          <w:trHeight w:val="340"/>
          <w:trPrChange w:id="217" w:author="Sri Pravallika Maddipati" w:date="2016-12-01T23:29:00Z">
            <w:trPr>
              <w:trHeight w:val="340"/>
            </w:trPr>
          </w:trPrChange>
        </w:trPr>
        <w:tc>
          <w:tcPr>
            <w:tcW w:w="2820" w:type="dxa"/>
            <w:vAlign w:val="bottom"/>
            <w:hideMark/>
            <w:tcPrChange w:id="218" w:author="Sri Pravallika Maddipati" w:date="2016-12-01T23:29:00Z">
              <w:tcPr>
                <w:tcW w:w="2820" w:type="dxa"/>
                <w:vAlign w:val="bottom"/>
                <w:hideMark/>
              </w:tcPr>
            </w:tcPrChange>
          </w:tcPr>
          <w:p w14:paraId="3C15ED81"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Error</w:t>
            </w:r>
          </w:p>
        </w:tc>
        <w:tc>
          <w:tcPr>
            <w:tcW w:w="1900" w:type="dxa"/>
            <w:vAlign w:val="bottom"/>
            <w:hideMark/>
            <w:tcPrChange w:id="219" w:author="Sri Pravallika Maddipati" w:date="2016-12-01T23:29:00Z">
              <w:tcPr>
                <w:tcW w:w="1900" w:type="dxa"/>
                <w:vAlign w:val="bottom"/>
                <w:hideMark/>
              </w:tcPr>
            </w:tcPrChange>
          </w:tcPr>
          <w:p w14:paraId="3045356C"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0.006343804</w:t>
            </w:r>
          </w:p>
        </w:tc>
        <w:tc>
          <w:tcPr>
            <w:tcW w:w="1900" w:type="dxa"/>
            <w:vAlign w:val="bottom"/>
            <w:hideMark/>
            <w:tcPrChange w:id="220" w:author="Sri Pravallika Maddipati" w:date="2016-12-01T23:29:00Z">
              <w:tcPr>
                <w:tcW w:w="1900" w:type="dxa"/>
                <w:vAlign w:val="bottom"/>
                <w:hideMark/>
              </w:tcPr>
            </w:tcPrChange>
          </w:tcPr>
          <w:p w14:paraId="6A1F359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0.13006943</w:t>
            </w:r>
          </w:p>
        </w:tc>
        <w:tc>
          <w:tcPr>
            <w:tcW w:w="1900" w:type="dxa"/>
            <w:vAlign w:val="bottom"/>
            <w:hideMark/>
            <w:tcPrChange w:id="221" w:author="Sri Pravallika Maddipati" w:date="2016-12-01T23:29:00Z">
              <w:tcPr>
                <w:tcW w:w="1900" w:type="dxa"/>
                <w:vAlign w:val="bottom"/>
                <w:hideMark/>
              </w:tcPr>
            </w:tcPrChange>
          </w:tcPr>
          <w:p w14:paraId="4A58CFE1"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0.072621247</w:t>
            </w:r>
          </w:p>
        </w:tc>
      </w:tr>
    </w:tbl>
    <w:p w14:paraId="47EFFE9E" w14:textId="4DFA304F" w:rsidR="00705EB8" w:rsidRPr="0023465D" w:rsidRDefault="00300AC8" w:rsidP="00042BB5">
      <w:pPr>
        <w:pStyle w:val="NormalWeb"/>
        <w:spacing w:before="0" w:beforeAutospacing="0" w:after="160" w:afterAutospacing="0"/>
        <w:jc w:val="center"/>
        <w:textAlignment w:val="baseline"/>
        <w:rPr>
          <w:rFonts w:asciiTheme="minorHAnsi" w:eastAsiaTheme="minorEastAsia" w:hAnsiTheme="minorHAnsi" w:cstheme="minorBidi"/>
          <w:color w:val="000000" w:themeColor="text1"/>
          <w:rPrChange w:id="222" w:author="Sri Pravallika Maddipati" w:date="2016-12-01T23:29:00Z">
            <w:rPr/>
          </w:rPrChange>
        </w:rPr>
      </w:pPr>
      <w:r>
        <w:t>Table</w:t>
      </w:r>
      <w:r w:rsidR="006B78DF">
        <w:t xml:space="preserve"> 4.</w:t>
      </w:r>
      <w:r w:rsidR="00E93610">
        <w:t>9</w:t>
      </w:r>
      <w:r w:rsidR="006B78DF" w:rsidRPr="24D47E9E">
        <w:t xml:space="preserve"> </w:t>
      </w:r>
      <w:r>
        <w:rPr>
          <w:color w:val="000000" w:themeColor="text1"/>
        </w:rPr>
        <w:t>S</w:t>
      </w:r>
      <w:r w:rsidR="00705EB8" w:rsidRPr="009B550C">
        <w:rPr>
          <w:color w:val="000000" w:themeColor="text1"/>
        </w:rPr>
        <w:t xml:space="preserve">tatistics for the </w:t>
      </w:r>
      <w:r w:rsidR="00705EB8" w:rsidRPr="00EF749E">
        <w:t>CPU resource consumption of 3 Raspberry Nodes</w:t>
      </w:r>
    </w:p>
    <w:p w14:paraId="5D07C179" w14:textId="77777777" w:rsidR="00705EB8" w:rsidRPr="0023465D" w:rsidRDefault="00705EB8">
      <w:pPr>
        <w:pStyle w:val="NormalWeb"/>
        <w:spacing w:before="0" w:beforeAutospacing="0" w:after="160" w:afterAutospacing="0" w:line="480" w:lineRule="auto"/>
        <w:jc w:val="both"/>
        <w:textAlignment w:val="baseline"/>
        <w:rPr>
          <w:color w:val="000000" w:themeColor="text1"/>
        </w:rPr>
        <w:pPrChange w:id="223" w:author="Sri Pravallika Maddipati" w:date="2016-12-01T23:29:00Z">
          <w:pPr>
            <w:pStyle w:val="NormalWeb"/>
            <w:jc w:val="both"/>
            <w:textAlignment w:val="baseline"/>
          </w:pPr>
        </w:pPrChange>
      </w:pPr>
      <w:r w:rsidRPr="009B550C">
        <w:rPr>
          <w:color w:val="000000" w:themeColor="text1"/>
        </w:rPr>
        <w:t>We have observed that the CPU utilizat</w:t>
      </w:r>
      <w:r w:rsidRPr="00601555">
        <w:rPr>
          <w:color w:val="000000" w:themeColor="text1"/>
        </w:rPr>
        <w:t xml:space="preserve">ion of </w:t>
      </w:r>
      <w:proofErr w:type="spellStart"/>
      <w:r w:rsidRPr="00601555">
        <w:rPr>
          <w:color w:val="000000" w:themeColor="text1"/>
        </w:rPr>
        <w:t>geth</w:t>
      </w:r>
      <w:proofErr w:type="spellEnd"/>
      <w:r w:rsidRPr="00601555">
        <w:rPr>
          <w:color w:val="000000" w:themeColor="text1"/>
        </w:rPr>
        <w:t xml:space="preserve"> process on the raspberry pi nodes didn’t fluctuate much and displayed a maximum standard deviation of 2.16 units.</w:t>
      </w:r>
    </w:p>
    <w:p w14:paraId="0D962324" w14:textId="77777777" w:rsidR="00705EB8" w:rsidRPr="00EF749E" w:rsidRDefault="00D33BB3">
      <w:pPr>
        <w:pStyle w:val="NormalWeb"/>
        <w:spacing w:before="0" w:beforeAutospacing="0" w:after="0" w:afterAutospacing="0" w:line="480" w:lineRule="auto"/>
        <w:jc w:val="both"/>
        <w:textAlignment w:val="baseline"/>
        <w:rPr>
          <w:b/>
          <w:bCs/>
          <w:color w:val="000000" w:themeColor="text1"/>
        </w:rPr>
      </w:pPr>
      <w:r>
        <w:rPr>
          <w:b/>
          <w:bCs/>
          <w:color w:val="000000" w:themeColor="text1"/>
        </w:rPr>
        <w:t>2.</w:t>
      </w:r>
      <w:r w:rsidR="00DC7A79">
        <w:rPr>
          <w:b/>
          <w:bCs/>
          <w:color w:val="000000" w:themeColor="text1"/>
        </w:rPr>
        <w:t xml:space="preserve"> </w:t>
      </w:r>
      <w:r w:rsidR="00705EB8" w:rsidRPr="00EF749E">
        <w:rPr>
          <w:b/>
          <w:bCs/>
          <w:color w:val="000000" w:themeColor="text1"/>
        </w:rPr>
        <w:t>RAM Utilization</w:t>
      </w:r>
    </w:p>
    <w:p w14:paraId="53CEC9EF" w14:textId="77777777" w:rsidR="00705EB8" w:rsidRPr="00EF749E" w:rsidRDefault="00DC7A79">
      <w:pPr>
        <w:pStyle w:val="NormalWeb"/>
        <w:spacing w:before="0" w:beforeAutospacing="0" w:after="160" w:afterAutospacing="0"/>
        <w:jc w:val="both"/>
        <w:textAlignment w:val="baseline"/>
        <w:rPr>
          <w:b/>
          <w:bCs/>
          <w:color w:val="000000" w:themeColor="text1"/>
        </w:rPr>
      </w:pPr>
      <w:r>
        <w:rPr>
          <w:b/>
          <w:bCs/>
          <w:color w:val="000000" w:themeColor="text1"/>
        </w:rPr>
        <w:t xml:space="preserve">a) </w:t>
      </w:r>
      <w:r w:rsidR="00705EB8" w:rsidRPr="00EF749E">
        <w:rPr>
          <w:b/>
          <w:bCs/>
          <w:color w:val="000000" w:themeColor="text1"/>
        </w:rPr>
        <w:t>Miner</w:t>
      </w:r>
    </w:p>
    <w:p w14:paraId="3F25B5F5" w14:textId="77777777"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14:anchorId="38623BAB" wp14:editId="2B97E597">
            <wp:extent cx="5935980" cy="2598420"/>
            <wp:effectExtent l="0" t="0" r="7620" b="0"/>
            <wp:docPr id="24" name="Picture 24" descr="drive-download-20161118T141220Z/Miner/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ive-download-20161118T141220Z/Miner/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598420"/>
                    </a:xfrm>
                    <a:prstGeom prst="rect">
                      <a:avLst/>
                    </a:prstGeom>
                    <a:noFill/>
                    <a:ln>
                      <a:noFill/>
                    </a:ln>
                  </pic:spPr>
                </pic:pic>
              </a:graphicData>
            </a:graphic>
          </wp:inline>
        </w:drawing>
      </w:r>
    </w:p>
    <w:p w14:paraId="24C25391" w14:textId="4DE4A608" w:rsidR="00705EB8" w:rsidRPr="0023465D" w:rsidRDefault="006B78DF" w:rsidP="0023465D">
      <w:pPr>
        <w:spacing w:after="120"/>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Figure </w:t>
      </w:r>
      <w:r w:rsidR="00E93610">
        <w:rPr>
          <w:rFonts w:ascii="Times New Roman" w:eastAsia="Times New Roman" w:hAnsi="Times New Roman" w:cs="Times New Roman"/>
          <w:sz w:val="24"/>
          <w:szCs w:val="24"/>
        </w:rPr>
        <w:t>4.10</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Time (</w:t>
      </w:r>
      <w:r w:rsidR="00FB35A9" w:rsidRPr="0023465D">
        <w:rPr>
          <w:rFonts w:ascii="Times New Roman" w:eastAsia="Times New Roman" w:hAnsi="Times New Roman" w:cs="Times New Roman"/>
          <w:sz w:val="24"/>
          <w:szCs w:val="24"/>
        </w:rPr>
        <w:t xml:space="preserve">2-minute interval) vs RAM </w:t>
      </w:r>
      <w:r w:rsidR="00705EB8" w:rsidRPr="0023465D">
        <w:rPr>
          <w:rFonts w:ascii="Times New Roman" w:eastAsia="Times New Roman" w:hAnsi="Times New Roman" w:cs="Times New Roman"/>
          <w:sz w:val="24"/>
          <w:szCs w:val="24"/>
        </w:rPr>
        <w:t>(Bytes) c</w:t>
      </w:r>
      <w:r w:rsidRPr="0023465D">
        <w:rPr>
          <w:rFonts w:ascii="Times New Roman" w:eastAsia="Times New Roman" w:hAnsi="Times New Roman" w:cs="Times New Roman"/>
          <w:sz w:val="24"/>
          <w:szCs w:val="24"/>
        </w:rPr>
        <w:t>onsumption graph for Miner Node</w:t>
      </w:r>
    </w:p>
    <w:p w14:paraId="4E0CBA2A" w14:textId="77777777" w:rsidR="00705EB8" w:rsidRPr="006C1A2F" w:rsidRDefault="00705EB8" w:rsidP="00EB6208">
      <w:pPr>
        <w:pStyle w:val="NormalWeb"/>
        <w:spacing w:before="0" w:beforeAutospacing="0" w:after="0" w:afterAutospacing="0" w:line="480" w:lineRule="auto"/>
        <w:jc w:val="both"/>
        <w:textAlignment w:val="baseline"/>
        <w:rPr>
          <w:color w:val="000000" w:themeColor="text1"/>
        </w:rPr>
      </w:pPr>
      <w:r w:rsidRPr="006C1A2F">
        <w:rPr>
          <w:color w:val="000000" w:themeColor="text1"/>
        </w:rPr>
        <w:lastRenderedPageBreak/>
        <w:t>It was observed that the consumption of RAM memory by the miner was linear and neither the blockchain size or block difficulty has any effect on the RAM consumption.</w:t>
      </w:r>
    </w:p>
    <w:p w14:paraId="594ECAF4" w14:textId="77777777" w:rsidR="00705EB8" w:rsidRPr="00EF749E" w:rsidRDefault="00E473D7">
      <w:pPr>
        <w:pStyle w:val="NormalWeb"/>
        <w:spacing w:before="0" w:beforeAutospacing="0" w:after="160" w:afterAutospacing="0"/>
        <w:jc w:val="both"/>
        <w:textAlignment w:val="baseline"/>
        <w:rPr>
          <w:b/>
          <w:bCs/>
          <w:color w:val="000000" w:themeColor="text1"/>
        </w:rPr>
      </w:pPr>
      <w:r>
        <w:rPr>
          <w:b/>
          <w:bCs/>
          <w:color w:val="000000" w:themeColor="text1"/>
        </w:rPr>
        <w:t xml:space="preserve">b) </w:t>
      </w:r>
      <w:r w:rsidR="00705EB8" w:rsidRPr="00EF749E">
        <w:rPr>
          <w:b/>
          <w:bCs/>
          <w:color w:val="000000" w:themeColor="text1"/>
        </w:rPr>
        <w:t>Raspberry Pi Nodes:</w:t>
      </w:r>
    </w:p>
    <w:p w14:paraId="3ECCC97C" w14:textId="77777777"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14:anchorId="7D4F9CDB" wp14:editId="724176F1">
            <wp:extent cx="5951220" cy="3086100"/>
            <wp:effectExtent l="0" t="0" r="0" b="0"/>
            <wp:docPr id="23" name="Picture 23" descr="drive-download-20161118T141220Z/Pi/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ive-download-20161118T141220Z/Pi/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220" cy="3086100"/>
                    </a:xfrm>
                    <a:prstGeom prst="rect">
                      <a:avLst/>
                    </a:prstGeom>
                    <a:noFill/>
                    <a:ln>
                      <a:noFill/>
                    </a:ln>
                  </pic:spPr>
                </pic:pic>
              </a:graphicData>
            </a:graphic>
          </wp:inline>
        </w:drawing>
      </w:r>
    </w:p>
    <w:p w14:paraId="0B8F7AB2" w14:textId="07BF41F0" w:rsidR="00863312" w:rsidRPr="0023465D" w:rsidRDefault="00D35290" w:rsidP="008068B5">
      <w:pPr>
        <w:spacing w:after="120"/>
        <w:ind w:firstLine="72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4.1</w:t>
      </w:r>
      <w:r w:rsidR="00E93610">
        <w:rPr>
          <w:rFonts w:ascii="Times New Roman" w:eastAsia="Times New Roman" w:hAnsi="Times New Roman" w:cs="Times New Roman"/>
          <w:sz w:val="24"/>
          <w:szCs w:val="24"/>
        </w:rPr>
        <w:t>1</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Time (</w:t>
      </w:r>
      <w:r w:rsidR="00244344" w:rsidRPr="0023465D">
        <w:rPr>
          <w:rFonts w:ascii="Times New Roman" w:eastAsia="Times New Roman" w:hAnsi="Times New Roman" w:cs="Times New Roman"/>
          <w:sz w:val="24"/>
          <w:szCs w:val="24"/>
        </w:rPr>
        <w:t xml:space="preserve">2-minute interval) vs RAM </w:t>
      </w:r>
      <w:r w:rsidR="00705EB8" w:rsidRPr="0023465D">
        <w:rPr>
          <w:rFonts w:ascii="Times New Roman" w:eastAsia="Times New Roman" w:hAnsi="Times New Roman" w:cs="Times New Roman"/>
          <w:sz w:val="24"/>
          <w:szCs w:val="24"/>
        </w:rPr>
        <w:t>(Bytes) consumpt</w:t>
      </w:r>
      <w:r w:rsidR="00E473D7" w:rsidRPr="0023465D">
        <w:rPr>
          <w:rFonts w:ascii="Times New Roman" w:eastAsia="Times New Roman" w:hAnsi="Times New Roman" w:cs="Times New Roman"/>
          <w:sz w:val="24"/>
          <w:szCs w:val="24"/>
        </w:rPr>
        <w:t>ion graph for 3 Raspberry Nodes</w:t>
      </w:r>
    </w:p>
    <w:tbl>
      <w:tblPr>
        <w:tblW w:w="8520" w:type="dxa"/>
        <w:tblInd w:w="-15" w:type="dxa"/>
        <w:tblLook w:val="04A0" w:firstRow="1" w:lastRow="0" w:firstColumn="1" w:lastColumn="0" w:noHBand="0" w:noVBand="1"/>
        <w:tblPrChange w:id="224" w:author="Sri Pravallika Maddipati" w:date="2016-12-01T23:29:00Z">
          <w:tblPr>
            <w:tblW w:w="8520" w:type="dxa"/>
            <w:tblInd w:w="-15" w:type="dxa"/>
            <w:tblLook w:val="04A0" w:firstRow="1" w:lastRow="0" w:firstColumn="1" w:lastColumn="0" w:noHBand="0" w:noVBand="1"/>
          </w:tblPr>
        </w:tblPrChange>
      </w:tblPr>
      <w:tblGrid>
        <w:gridCol w:w="2820"/>
        <w:gridCol w:w="1900"/>
        <w:gridCol w:w="1900"/>
        <w:gridCol w:w="1900"/>
        <w:tblGridChange w:id="225">
          <w:tblGrid>
            <w:gridCol w:w="2820"/>
            <w:gridCol w:w="1900"/>
            <w:gridCol w:w="1900"/>
            <w:gridCol w:w="1900"/>
          </w:tblGrid>
        </w:tblGridChange>
      </w:tblGrid>
      <w:tr w:rsidR="00705EB8" w:rsidRPr="00EF749E" w14:paraId="389FEA14" w14:textId="77777777" w:rsidTr="24D47E9E">
        <w:trPr>
          <w:trHeight w:val="320"/>
          <w:trPrChange w:id="226" w:author="Sri Pravallika Maddipati" w:date="2016-12-01T23:29:00Z">
            <w:trPr>
              <w:trHeight w:val="320"/>
            </w:trPr>
          </w:trPrChange>
        </w:trPr>
        <w:tc>
          <w:tcPr>
            <w:tcW w:w="2820" w:type="dxa"/>
            <w:tcBorders>
              <w:top w:val="single" w:sz="4" w:space="0" w:color="7F7F7F" w:themeColor="background1" w:themeShade="7F"/>
              <w:left w:val="single" w:sz="4" w:space="0" w:color="7F7F7F" w:themeColor="background1" w:themeShade="7F"/>
              <w:bottom w:val="single" w:sz="4" w:space="0" w:color="7F7F7F" w:themeColor="background1" w:themeShade="7F"/>
              <w:right w:val="single" w:sz="4" w:space="0" w:color="7F7F7F" w:themeColor="background1" w:themeShade="7F"/>
            </w:tcBorders>
            <w:shd w:val="clear" w:color="auto" w:fill="5B9BD5" w:themeFill="accent1"/>
            <w:vAlign w:val="bottom"/>
            <w:hideMark/>
            <w:tcPrChange w:id="227" w:author="Sri Pravallika Maddipati" w:date="2016-12-01T23:29:00Z">
              <w:tcPr>
                <w:tcW w:w="2820" w:type="dxa"/>
                <w:tcBorders>
                  <w:top w:val="single" w:sz="4" w:space="0" w:color="7F7F7F" w:themeColor="background1" w:themeShade="7F"/>
                  <w:left w:val="single" w:sz="4" w:space="0" w:color="7F7F7F" w:themeColor="background1" w:themeShade="7F"/>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135C5CD3"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Descriptive statistics</w:t>
            </w:r>
          </w:p>
        </w:tc>
        <w:tc>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Change w:id="228" w:author="Sri Pravallika Maddipati" w:date="2016-12-01T23:29:00Z">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5961C9E4"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 xml:space="preserve">Node 1 Ram </w:t>
            </w:r>
          </w:p>
        </w:tc>
        <w:tc>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Change w:id="229" w:author="Sri Pravallika Maddipati" w:date="2016-12-01T23:29:00Z">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178B155C"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2 Ram</w:t>
            </w:r>
          </w:p>
        </w:tc>
        <w:tc>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Change w:id="230" w:author="Sri Pravallika Maddipati" w:date="2016-12-01T23:29:00Z">
              <w:tcPr>
                <w:tcW w:w="1900"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4DBF229E"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3 Ram</w:t>
            </w:r>
          </w:p>
        </w:tc>
      </w:tr>
      <w:tr w:rsidR="00705EB8" w:rsidRPr="00EF749E" w14:paraId="26611D70" w14:textId="77777777" w:rsidTr="24D47E9E">
        <w:trPr>
          <w:trHeight w:val="340"/>
          <w:trPrChange w:id="231" w:author="Sri Pravallika Maddipati" w:date="2016-12-01T23:29:00Z">
            <w:trPr>
              <w:trHeight w:val="340"/>
            </w:trPr>
          </w:trPrChange>
        </w:trPr>
        <w:tc>
          <w:tcPr>
            <w:tcW w:w="2820" w:type="dxa"/>
            <w:vAlign w:val="bottom"/>
            <w:hideMark/>
            <w:tcPrChange w:id="232" w:author="Sri Pravallika Maddipati" w:date="2016-12-01T23:29:00Z">
              <w:tcPr>
                <w:tcW w:w="2820" w:type="dxa"/>
                <w:vAlign w:val="bottom"/>
                <w:hideMark/>
              </w:tcPr>
            </w:tcPrChange>
          </w:tcPr>
          <w:p w14:paraId="69E3E392"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N</w:t>
            </w:r>
          </w:p>
        </w:tc>
        <w:tc>
          <w:tcPr>
            <w:tcW w:w="1900" w:type="dxa"/>
            <w:vAlign w:val="bottom"/>
            <w:hideMark/>
            <w:tcPrChange w:id="233" w:author="Sri Pravallika Maddipati" w:date="2016-12-01T23:29:00Z">
              <w:tcPr>
                <w:tcW w:w="1900" w:type="dxa"/>
                <w:vAlign w:val="bottom"/>
                <w:hideMark/>
              </w:tcPr>
            </w:tcPrChange>
          </w:tcPr>
          <w:p w14:paraId="669E3DDD"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0" w:type="dxa"/>
            <w:vAlign w:val="bottom"/>
            <w:hideMark/>
            <w:tcPrChange w:id="234" w:author="Sri Pravallika Maddipati" w:date="2016-12-01T23:29:00Z">
              <w:tcPr>
                <w:tcW w:w="1900" w:type="dxa"/>
                <w:vAlign w:val="bottom"/>
                <w:hideMark/>
              </w:tcPr>
            </w:tcPrChange>
          </w:tcPr>
          <w:p w14:paraId="5FB841B7"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0" w:type="dxa"/>
            <w:vAlign w:val="bottom"/>
            <w:hideMark/>
            <w:tcPrChange w:id="235" w:author="Sri Pravallika Maddipati" w:date="2016-12-01T23:29:00Z">
              <w:tcPr>
                <w:tcW w:w="1900" w:type="dxa"/>
                <w:vAlign w:val="bottom"/>
                <w:hideMark/>
              </w:tcPr>
            </w:tcPrChange>
          </w:tcPr>
          <w:p w14:paraId="3ABE020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r>
      <w:tr w:rsidR="00705EB8" w:rsidRPr="00EF749E" w14:paraId="1E736E5D" w14:textId="77777777" w:rsidTr="24D47E9E">
        <w:trPr>
          <w:trHeight w:val="340"/>
          <w:trPrChange w:id="236" w:author="Sri Pravallika Maddipati" w:date="2016-12-01T23:29:00Z">
            <w:trPr>
              <w:trHeight w:val="340"/>
            </w:trPr>
          </w:trPrChange>
        </w:trPr>
        <w:tc>
          <w:tcPr>
            <w:tcW w:w="2820" w:type="dxa"/>
            <w:vAlign w:val="bottom"/>
            <w:hideMark/>
            <w:tcPrChange w:id="237" w:author="Sri Pravallika Maddipati" w:date="2016-12-01T23:29:00Z">
              <w:tcPr>
                <w:tcW w:w="2820" w:type="dxa"/>
                <w:vAlign w:val="bottom"/>
                <w:hideMark/>
              </w:tcPr>
            </w:tcPrChange>
          </w:tcPr>
          <w:p w14:paraId="76B3296D"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Min</w:t>
            </w:r>
          </w:p>
        </w:tc>
        <w:tc>
          <w:tcPr>
            <w:tcW w:w="1900" w:type="dxa"/>
            <w:vAlign w:val="bottom"/>
            <w:hideMark/>
            <w:tcPrChange w:id="238" w:author="Sri Pravallika Maddipati" w:date="2016-12-01T23:29:00Z">
              <w:tcPr>
                <w:tcW w:w="1900" w:type="dxa"/>
                <w:vAlign w:val="bottom"/>
                <w:hideMark/>
              </w:tcPr>
            </w:tcPrChange>
          </w:tcPr>
          <w:p w14:paraId="52492F56"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16.4</w:t>
            </w:r>
          </w:p>
        </w:tc>
        <w:tc>
          <w:tcPr>
            <w:tcW w:w="1900" w:type="dxa"/>
            <w:vAlign w:val="bottom"/>
            <w:hideMark/>
            <w:tcPrChange w:id="239" w:author="Sri Pravallika Maddipati" w:date="2016-12-01T23:29:00Z">
              <w:tcPr>
                <w:tcW w:w="1900" w:type="dxa"/>
                <w:vAlign w:val="bottom"/>
                <w:hideMark/>
              </w:tcPr>
            </w:tcPrChange>
          </w:tcPr>
          <w:p w14:paraId="5CA9D014"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12.6</w:t>
            </w:r>
          </w:p>
        </w:tc>
        <w:tc>
          <w:tcPr>
            <w:tcW w:w="1900" w:type="dxa"/>
            <w:vAlign w:val="bottom"/>
            <w:hideMark/>
            <w:tcPrChange w:id="240" w:author="Sri Pravallika Maddipati" w:date="2016-12-01T23:29:00Z">
              <w:tcPr>
                <w:tcW w:w="1900" w:type="dxa"/>
                <w:vAlign w:val="bottom"/>
                <w:hideMark/>
              </w:tcPr>
            </w:tcPrChange>
          </w:tcPr>
          <w:p w14:paraId="79A0874C"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15.2</w:t>
            </w:r>
          </w:p>
        </w:tc>
      </w:tr>
      <w:tr w:rsidR="00705EB8" w:rsidRPr="00EF749E" w14:paraId="4935917F" w14:textId="77777777" w:rsidTr="24D47E9E">
        <w:trPr>
          <w:trHeight w:val="340"/>
          <w:trPrChange w:id="241" w:author="Sri Pravallika Maddipati" w:date="2016-12-01T23:29:00Z">
            <w:trPr>
              <w:trHeight w:val="340"/>
            </w:trPr>
          </w:trPrChange>
        </w:trPr>
        <w:tc>
          <w:tcPr>
            <w:tcW w:w="2820" w:type="dxa"/>
            <w:vAlign w:val="bottom"/>
            <w:hideMark/>
            <w:tcPrChange w:id="242" w:author="Sri Pravallika Maddipati" w:date="2016-12-01T23:29:00Z">
              <w:tcPr>
                <w:tcW w:w="2820" w:type="dxa"/>
                <w:vAlign w:val="bottom"/>
                <w:hideMark/>
              </w:tcPr>
            </w:tcPrChange>
          </w:tcPr>
          <w:p w14:paraId="4D5DB416"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Max</w:t>
            </w:r>
          </w:p>
        </w:tc>
        <w:tc>
          <w:tcPr>
            <w:tcW w:w="1900" w:type="dxa"/>
            <w:vAlign w:val="bottom"/>
            <w:hideMark/>
            <w:tcPrChange w:id="243" w:author="Sri Pravallika Maddipati" w:date="2016-12-01T23:29:00Z">
              <w:tcPr>
                <w:tcW w:w="1900" w:type="dxa"/>
                <w:vAlign w:val="bottom"/>
                <w:hideMark/>
              </w:tcPr>
            </w:tcPrChange>
          </w:tcPr>
          <w:p w14:paraId="1ED282B7"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19.8</w:t>
            </w:r>
          </w:p>
        </w:tc>
        <w:tc>
          <w:tcPr>
            <w:tcW w:w="1900" w:type="dxa"/>
            <w:vAlign w:val="bottom"/>
            <w:hideMark/>
            <w:tcPrChange w:id="244" w:author="Sri Pravallika Maddipati" w:date="2016-12-01T23:29:00Z">
              <w:tcPr>
                <w:tcW w:w="1900" w:type="dxa"/>
                <w:vAlign w:val="bottom"/>
                <w:hideMark/>
              </w:tcPr>
            </w:tcPrChange>
          </w:tcPr>
          <w:p w14:paraId="0CED6E57"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19</w:t>
            </w:r>
          </w:p>
        </w:tc>
        <w:tc>
          <w:tcPr>
            <w:tcW w:w="1900" w:type="dxa"/>
            <w:vAlign w:val="bottom"/>
            <w:hideMark/>
            <w:tcPrChange w:id="245" w:author="Sri Pravallika Maddipati" w:date="2016-12-01T23:29:00Z">
              <w:tcPr>
                <w:tcW w:w="1900" w:type="dxa"/>
                <w:vAlign w:val="bottom"/>
                <w:hideMark/>
              </w:tcPr>
            </w:tcPrChange>
          </w:tcPr>
          <w:p w14:paraId="0BAEBA81"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20.1</w:t>
            </w:r>
          </w:p>
        </w:tc>
      </w:tr>
      <w:tr w:rsidR="00705EB8" w:rsidRPr="00EF749E" w14:paraId="2052E497" w14:textId="77777777" w:rsidTr="24D47E9E">
        <w:trPr>
          <w:trHeight w:val="340"/>
          <w:trPrChange w:id="246" w:author="Sri Pravallika Maddipati" w:date="2016-12-01T23:29:00Z">
            <w:trPr>
              <w:trHeight w:val="340"/>
            </w:trPr>
          </w:trPrChange>
        </w:trPr>
        <w:tc>
          <w:tcPr>
            <w:tcW w:w="2820" w:type="dxa"/>
            <w:vAlign w:val="bottom"/>
            <w:hideMark/>
            <w:tcPrChange w:id="247" w:author="Sri Pravallika Maddipati" w:date="2016-12-01T23:29:00Z">
              <w:tcPr>
                <w:tcW w:w="2820" w:type="dxa"/>
                <w:vAlign w:val="bottom"/>
                <w:hideMark/>
              </w:tcPr>
            </w:tcPrChange>
          </w:tcPr>
          <w:p w14:paraId="271B9C8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Mean</w:t>
            </w:r>
          </w:p>
        </w:tc>
        <w:tc>
          <w:tcPr>
            <w:tcW w:w="1900" w:type="dxa"/>
            <w:vAlign w:val="bottom"/>
            <w:hideMark/>
            <w:tcPrChange w:id="248" w:author="Sri Pravallika Maddipati" w:date="2016-12-01T23:29:00Z">
              <w:tcPr>
                <w:tcW w:w="1900" w:type="dxa"/>
                <w:vAlign w:val="bottom"/>
                <w:hideMark/>
              </w:tcPr>
            </w:tcPrChange>
          </w:tcPr>
          <w:p w14:paraId="69512715"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18.34115523</w:t>
            </w:r>
          </w:p>
        </w:tc>
        <w:tc>
          <w:tcPr>
            <w:tcW w:w="1900" w:type="dxa"/>
            <w:vAlign w:val="bottom"/>
            <w:hideMark/>
            <w:tcPrChange w:id="249" w:author="Sri Pravallika Maddipati" w:date="2016-12-01T23:29:00Z">
              <w:tcPr>
                <w:tcW w:w="1900" w:type="dxa"/>
                <w:vAlign w:val="bottom"/>
                <w:hideMark/>
              </w:tcPr>
            </w:tcPrChange>
          </w:tcPr>
          <w:p w14:paraId="69553F5F"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16.33068592</w:t>
            </w:r>
          </w:p>
        </w:tc>
        <w:tc>
          <w:tcPr>
            <w:tcW w:w="1900" w:type="dxa"/>
            <w:vAlign w:val="bottom"/>
            <w:hideMark/>
            <w:tcPrChange w:id="250" w:author="Sri Pravallika Maddipati" w:date="2016-12-01T23:29:00Z">
              <w:tcPr>
                <w:tcW w:w="1900" w:type="dxa"/>
                <w:vAlign w:val="bottom"/>
                <w:hideMark/>
              </w:tcPr>
            </w:tcPrChange>
          </w:tcPr>
          <w:p w14:paraId="066D0B30"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17.43429603</w:t>
            </w:r>
          </w:p>
        </w:tc>
      </w:tr>
      <w:tr w:rsidR="00705EB8" w:rsidRPr="00EF749E" w14:paraId="081D26CD" w14:textId="77777777" w:rsidTr="24D47E9E">
        <w:trPr>
          <w:trHeight w:val="340"/>
          <w:trPrChange w:id="251" w:author="Sri Pravallika Maddipati" w:date="2016-12-01T23:29:00Z">
            <w:trPr>
              <w:trHeight w:val="340"/>
            </w:trPr>
          </w:trPrChange>
        </w:trPr>
        <w:tc>
          <w:tcPr>
            <w:tcW w:w="2820" w:type="dxa"/>
            <w:vAlign w:val="bottom"/>
            <w:hideMark/>
            <w:tcPrChange w:id="252" w:author="Sri Pravallika Maddipati" w:date="2016-12-01T23:29:00Z">
              <w:tcPr>
                <w:tcW w:w="2820" w:type="dxa"/>
                <w:vAlign w:val="bottom"/>
                <w:hideMark/>
              </w:tcPr>
            </w:tcPrChange>
          </w:tcPr>
          <w:p w14:paraId="27183884"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First Quartile</w:t>
            </w:r>
          </w:p>
        </w:tc>
        <w:tc>
          <w:tcPr>
            <w:tcW w:w="1900" w:type="dxa"/>
            <w:vAlign w:val="bottom"/>
            <w:hideMark/>
            <w:tcPrChange w:id="253" w:author="Sri Pravallika Maddipati" w:date="2016-12-01T23:29:00Z">
              <w:tcPr>
                <w:tcW w:w="1900" w:type="dxa"/>
                <w:vAlign w:val="bottom"/>
                <w:hideMark/>
              </w:tcPr>
            </w:tcPrChange>
          </w:tcPr>
          <w:p w14:paraId="673CFA9D"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17.9</w:t>
            </w:r>
          </w:p>
        </w:tc>
        <w:tc>
          <w:tcPr>
            <w:tcW w:w="1900" w:type="dxa"/>
            <w:vAlign w:val="bottom"/>
            <w:hideMark/>
            <w:tcPrChange w:id="254" w:author="Sri Pravallika Maddipati" w:date="2016-12-01T23:29:00Z">
              <w:tcPr>
                <w:tcW w:w="1900" w:type="dxa"/>
                <w:vAlign w:val="bottom"/>
                <w:hideMark/>
              </w:tcPr>
            </w:tcPrChange>
          </w:tcPr>
          <w:p w14:paraId="296750FF"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13.5</w:t>
            </w:r>
          </w:p>
        </w:tc>
        <w:tc>
          <w:tcPr>
            <w:tcW w:w="1900" w:type="dxa"/>
            <w:vAlign w:val="bottom"/>
            <w:hideMark/>
            <w:tcPrChange w:id="255" w:author="Sri Pravallika Maddipati" w:date="2016-12-01T23:29:00Z">
              <w:tcPr>
                <w:tcW w:w="1900" w:type="dxa"/>
                <w:vAlign w:val="bottom"/>
                <w:hideMark/>
              </w:tcPr>
            </w:tcPrChange>
          </w:tcPr>
          <w:p w14:paraId="7B9B190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16.9</w:t>
            </w:r>
          </w:p>
        </w:tc>
      </w:tr>
      <w:tr w:rsidR="00705EB8" w:rsidRPr="00EF749E" w14:paraId="4D58DC3D" w14:textId="77777777" w:rsidTr="24D47E9E">
        <w:trPr>
          <w:trHeight w:val="340"/>
          <w:trPrChange w:id="256" w:author="Sri Pravallika Maddipati" w:date="2016-12-01T23:29:00Z">
            <w:trPr>
              <w:trHeight w:val="340"/>
            </w:trPr>
          </w:trPrChange>
        </w:trPr>
        <w:tc>
          <w:tcPr>
            <w:tcW w:w="2820" w:type="dxa"/>
            <w:vAlign w:val="bottom"/>
            <w:hideMark/>
            <w:tcPrChange w:id="257" w:author="Sri Pravallika Maddipati" w:date="2016-12-01T23:29:00Z">
              <w:tcPr>
                <w:tcW w:w="2820" w:type="dxa"/>
                <w:vAlign w:val="bottom"/>
                <w:hideMark/>
              </w:tcPr>
            </w:tcPrChange>
          </w:tcPr>
          <w:p w14:paraId="61662B8F"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Median</w:t>
            </w:r>
          </w:p>
        </w:tc>
        <w:tc>
          <w:tcPr>
            <w:tcW w:w="1900" w:type="dxa"/>
            <w:vAlign w:val="bottom"/>
            <w:hideMark/>
            <w:tcPrChange w:id="258" w:author="Sri Pravallika Maddipati" w:date="2016-12-01T23:29:00Z">
              <w:tcPr>
                <w:tcW w:w="1900" w:type="dxa"/>
                <w:vAlign w:val="bottom"/>
                <w:hideMark/>
              </w:tcPr>
            </w:tcPrChange>
          </w:tcPr>
          <w:p w14:paraId="27A209C8"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18.5</w:t>
            </w:r>
          </w:p>
        </w:tc>
        <w:tc>
          <w:tcPr>
            <w:tcW w:w="1900" w:type="dxa"/>
            <w:vAlign w:val="bottom"/>
            <w:hideMark/>
            <w:tcPrChange w:id="259" w:author="Sri Pravallika Maddipati" w:date="2016-12-01T23:29:00Z">
              <w:tcPr>
                <w:tcW w:w="1900" w:type="dxa"/>
                <w:vAlign w:val="bottom"/>
                <w:hideMark/>
              </w:tcPr>
            </w:tcPrChange>
          </w:tcPr>
          <w:p w14:paraId="0E5E08A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17.9</w:t>
            </w:r>
          </w:p>
        </w:tc>
        <w:tc>
          <w:tcPr>
            <w:tcW w:w="1900" w:type="dxa"/>
            <w:vAlign w:val="bottom"/>
            <w:hideMark/>
            <w:tcPrChange w:id="260" w:author="Sri Pravallika Maddipati" w:date="2016-12-01T23:29:00Z">
              <w:tcPr>
                <w:tcW w:w="1900" w:type="dxa"/>
                <w:vAlign w:val="bottom"/>
                <w:hideMark/>
              </w:tcPr>
            </w:tcPrChange>
          </w:tcPr>
          <w:p w14:paraId="487F0E6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17.6</w:t>
            </w:r>
          </w:p>
        </w:tc>
      </w:tr>
      <w:tr w:rsidR="00705EB8" w:rsidRPr="00EF749E" w14:paraId="19488D21" w14:textId="77777777" w:rsidTr="24D47E9E">
        <w:trPr>
          <w:trHeight w:val="340"/>
          <w:trPrChange w:id="261" w:author="Sri Pravallika Maddipati" w:date="2016-12-01T23:29:00Z">
            <w:trPr>
              <w:trHeight w:val="340"/>
            </w:trPr>
          </w:trPrChange>
        </w:trPr>
        <w:tc>
          <w:tcPr>
            <w:tcW w:w="2820" w:type="dxa"/>
            <w:vAlign w:val="bottom"/>
            <w:hideMark/>
            <w:tcPrChange w:id="262" w:author="Sri Pravallika Maddipati" w:date="2016-12-01T23:29:00Z">
              <w:tcPr>
                <w:tcW w:w="2820" w:type="dxa"/>
                <w:vAlign w:val="bottom"/>
                <w:hideMark/>
              </w:tcPr>
            </w:tcPrChange>
          </w:tcPr>
          <w:p w14:paraId="6505E0E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Third Quartile</w:t>
            </w:r>
          </w:p>
        </w:tc>
        <w:tc>
          <w:tcPr>
            <w:tcW w:w="1900" w:type="dxa"/>
            <w:vAlign w:val="bottom"/>
            <w:hideMark/>
            <w:tcPrChange w:id="263" w:author="Sri Pravallika Maddipati" w:date="2016-12-01T23:29:00Z">
              <w:tcPr>
                <w:tcW w:w="1900" w:type="dxa"/>
                <w:vAlign w:val="bottom"/>
                <w:hideMark/>
              </w:tcPr>
            </w:tcPrChange>
          </w:tcPr>
          <w:p w14:paraId="2D930352"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18.9</w:t>
            </w:r>
          </w:p>
        </w:tc>
        <w:tc>
          <w:tcPr>
            <w:tcW w:w="1900" w:type="dxa"/>
            <w:vAlign w:val="bottom"/>
            <w:hideMark/>
            <w:tcPrChange w:id="264" w:author="Sri Pravallika Maddipati" w:date="2016-12-01T23:29:00Z">
              <w:tcPr>
                <w:tcW w:w="1900" w:type="dxa"/>
                <w:vAlign w:val="bottom"/>
                <w:hideMark/>
              </w:tcPr>
            </w:tcPrChange>
          </w:tcPr>
          <w:p w14:paraId="7BF33A1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18.5</w:t>
            </w:r>
          </w:p>
        </w:tc>
        <w:tc>
          <w:tcPr>
            <w:tcW w:w="1900" w:type="dxa"/>
            <w:vAlign w:val="bottom"/>
            <w:hideMark/>
            <w:tcPrChange w:id="265" w:author="Sri Pravallika Maddipati" w:date="2016-12-01T23:29:00Z">
              <w:tcPr>
                <w:tcW w:w="1900" w:type="dxa"/>
                <w:vAlign w:val="bottom"/>
                <w:hideMark/>
              </w:tcPr>
            </w:tcPrChange>
          </w:tcPr>
          <w:p w14:paraId="3D08E511"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17.9</w:t>
            </w:r>
          </w:p>
        </w:tc>
      </w:tr>
      <w:tr w:rsidR="00705EB8" w:rsidRPr="00EF749E" w14:paraId="68743421" w14:textId="77777777" w:rsidTr="24D47E9E">
        <w:trPr>
          <w:trHeight w:val="340"/>
          <w:trPrChange w:id="266" w:author="Sri Pravallika Maddipati" w:date="2016-12-01T23:29:00Z">
            <w:trPr>
              <w:trHeight w:val="340"/>
            </w:trPr>
          </w:trPrChange>
        </w:trPr>
        <w:tc>
          <w:tcPr>
            <w:tcW w:w="2820" w:type="dxa"/>
            <w:vAlign w:val="bottom"/>
            <w:hideMark/>
            <w:tcPrChange w:id="267" w:author="Sri Pravallika Maddipati" w:date="2016-12-01T23:29:00Z">
              <w:tcPr>
                <w:tcW w:w="2820" w:type="dxa"/>
                <w:vAlign w:val="bottom"/>
                <w:hideMark/>
              </w:tcPr>
            </w:tcPrChange>
          </w:tcPr>
          <w:p w14:paraId="0F5AD733"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Deviation</w:t>
            </w:r>
          </w:p>
        </w:tc>
        <w:tc>
          <w:tcPr>
            <w:tcW w:w="1900" w:type="dxa"/>
            <w:vAlign w:val="bottom"/>
            <w:hideMark/>
            <w:tcPrChange w:id="268" w:author="Sri Pravallika Maddipati" w:date="2016-12-01T23:29:00Z">
              <w:tcPr>
                <w:tcW w:w="1900" w:type="dxa"/>
                <w:vAlign w:val="bottom"/>
                <w:hideMark/>
              </w:tcPr>
            </w:tcPrChange>
          </w:tcPr>
          <w:p w14:paraId="2AFE7973"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0.72587761</w:t>
            </w:r>
          </w:p>
        </w:tc>
        <w:tc>
          <w:tcPr>
            <w:tcW w:w="1900" w:type="dxa"/>
            <w:vAlign w:val="bottom"/>
            <w:hideMark/>
            <w:tcPrChange w:id="269" w:author="Sri Pravallika Maddipati" w:date="2016-12-01T23:29:00Z">
              <w:tcPr>
                <w:tcW w:w="1900" w:type="dxa"/>
                <w:vAlign w:val="bottom"/>
                <w:hideMark/>
              </w:tcPr>
            </w:tcPrChange>
          </w:tcPr>
          <w:p w14:paraId="7F85F3E9"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2.427362945</w:t>
            </w:r>
          </w:p>
        </w:tc>
        <w:tc>
          <w:tcPr>
            <w:tcW w:w="1900" w:type="dxa"/>
            <w:vAlign w:val="bottom"/>
            <w:hideMark/>
            <w:tcPrChange w:id="270" w:author="Sri Pravallika Maddipati" w:date="2016-12-01T23:29:00Z">
              <w:tcPr>
                <w:tcW w:w="1900" w:type="dxa"/>
                <w:vAlign w:val="bottom"/>
                <w:hideMark/>
              </w:tcPr>
            </w:tcPrChange>
          </w:tcPr>
          <w:p w14:paraId="50EB2841"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0.846492418</w:t>
            </w:r>
          </w:p>
        </w:tc>
      </w:tr>
      <w:tr w:rsidR="00705EB8" w:rsidRPr="00EF749E" w14:paraId="3B0E6593" w14:textId="77777777" w:rsidTr="24D47E9E">
        <w:trPr>
          <w:trHeight w:val="340"/>
          <w:trPrChange w:id="271" w:author="Sri Pravallika Maddipati" w:date="2016-12-01T23:29:00Z">
            <w:trPr>
              <w:trHeight w:val="340"/>
            </w:trPr>
          </w:trPrChange>
        </w:trPr>
        <w:tc>
          <w:tcPr>
            <w:tcW w:w="2820" w:type="dxa"/>
            <w:vAlign w:val="bottom"/>
            <w:hideMark/>
            <w:tcPrChange w:id="272" w:author="Sri Pravallika Maddipati" w:date="2016-12-01T23:29:00Z">
              <w:tcPr>
                <w:tcW w:w="2820" w:type="dxa"/>
                <w:vAlign w:val="bottom"/>
                <w:hideMark/>
              </w:tcPr>
            </w:tcPrChange>
          </w:tcPr>
          <w:p w14:paraId="4D00D31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Variance</w:t>
            </w:r>
          </w:p>
        </w:tc>
        <w:tc>
          <w:tcPr>
            <w:tcW w:w="1900" w:type="dxa"/>
            <w:vAlign w:val="bottom"/>
            <w:hideMark/>
            <w:tcPrChange w:id="273" w:author="Sri Pravallika Maddipati" w:date="2016-12-01T23:29:00Z">
              <w:tcPr>
                <w:tcW w:w="1900" w:type="dxa"/>
                <w:vAlign w:val="bottom"/>
                <w:hideMark/>
              </w:tcPr>
            </w:tcPrChange>
          </w:tcPr>
          <w:p w14:paraId="33B00CC7"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0.526898304</w:t>
            </w:r>
          </w:p>
        </w:tc>
        <w:tc>
          <w:tcPr>
            <w:tcW w:w="1900" w:type="dxa"/>
            <w:vAlign w:val="bottom"/>
            <w:hideMark/>
            <w:tcPrChange w:id="274" w:author="Sri Pravallika Maddipati" w:date="2016-12-01T23:29:00Z">
              <w:tcPr>
                <w:tcW w:w="1900" w:type="dxa"/>
                <w:vAlign w:val="bottom"/>
                <w:hideMark/>
              </w:tcPr>
            </w:tcPrChange>
          </w:tcPr>
          <w:p w14:paraId="03E6F0D5"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5.892090865</w:t>
            </w:r>
          </w:p>
        </w:tc>
        <w:tc>
          <w:tcPr>
            <w:tcW w:w="1900" w:type="dxa"/>
            <w:vAlign w:val="bottom"/>
            <w:hideMark/>
            <w:tcPrChange w:id="275" w:author="Sri Pravallika Maddipati" w:date="2016-12-01T23:29:00Z">
              <w:tcPr>
                <w:tcW w:w="1900" w:type="dxa"/>
                <w:vAlign w:val="bottom"/>
                <w:hideMark/>
              </w:tcPr>
            </w:tcPrChange>
          </w:tcPr>
          <w:p w14:paraId="4DB1DA3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0.716549414</w:t>
            </w:r>
          </w:p>
        </w:tc>
      </w:tr>
      <w:tr w:rsidR="00705EB8" w:rsidRPr="00EF749E" w14:paraId="4A5E22FB" w14:textId="77777777" w:rsidTr="24D47E9E">
        <w:trPr>
          <w:trHeight w:val="340"/>
          <w:trPrChange w:id="276" w:author="Sri Pravallika Maddipati" w:date="2016-12-01T23:29:00Z">
            <w:trPr>
              <w:trHeight w:val="340"/>
            </w:trPr>
          </w:trPrChange>
        </w:trPr>
        <w:tc>
          <w:tcPr>
            <w:tcW w:w="2820" w:type="dxa"/>
            <w:vAlign w:val="bottom"/>
            <w:hideMark/>
            <w:tcPrChange w:id="277" w:author="Sri Pravallika Maddipati" w:date="2016-12-01T23:29:00Z">
              <w:tcPr>
                <w:tcW w:w="2820" w:type="dxa"/>
                <w:vAlign w:val="bottom"/>
                <w:hideMark/>
              </w:tcPr>
            </w:tcPrChange>
          </w:tcPr>
          <w:p w14:paraId="325B8534"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Error</w:t>
            </w:r>
          </w:p>
        </w:tc>
        <w:tc>
          <w:tcPr>
            <w:tcW w:w="1900" w:type="dxa"/>
            <w:vAlign w:val="bottom"/>
            <w:hideMark/>
            <w:tcPrChange w:id="278" w:author="Sri Pravallika Maddipati" w:date="2016-12-01T23:29:00Z">
              <w:tcPr>
                <w:tcW w:w="1900" w:type="dxa"/>
                <w:vAlign w:val="bottom"/>
                <w:hideMark/>
              </w:tcPr>
            </w:tcPrChange>
          </w:tcPr>
          <w:p w14:paraId="7C11FCB2"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0.043613759</w:t>
            </w:r>
          </w:p>
        </w:tc>
        <w:tc>
          <w:tcPr>
            <w:tcW w:w="1900" w:type="dxa"/>
            <w:vAlign w:val="bottom"/>
            <w:hideMark/>
            <w:tcPrChange w:id="279" w:author="Sri Pravallika Maddipati" w:date="2016-12-01T23:29:00Z">
              <w:tcPr>
                <w:tcW w:w="1900" w:type="dxa"/>
                <w:vAlign w:val="bottom"/>
                <w:hideMark/>
              </w:tcPr>
            </w:tcPrChange>
          </w:tcPr>
          <w:p w14:paraId="59182C94"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0.145846104</w:t>
            </w:r>
          </w:p>
        </w:tc>
        <w:tc>
          <w:tcPr>
            <w:tcW w:w="1900" w:type="dxa"/>
            <w:vAlign w:val="bottom"/>
            <w:hideMark/>
            <w:tcPrChange w:id="280" w:author="Sri Pravallika Maddipati" w:date="2016-12-01T23:29:00Z">
              <w:tcPr>
                <w:tcW w:w="1900" w:type="dxa"/>
                <w:vAlign w:val="bottom"/>
                <w:hideMark/>
              </w:tcPr>
            </w:tcPrChange>
          </w:tcPr>
          <w:p w14:paraId="0F73039C"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0.0508608</w:t>
            </w:r>
          </w:p>
        </w:tc>
      </w:tr>
    </w:tbl>
    <w:p w14:paraId="1870D093" w14:textId="3AD12E20" w:rsidR="00705EB8" w:rsidRPr="0023465D" w:rsidRDefault="00300AC8" w:rsidP="008068B5">
      <w:pPr>
        <w:pStyle w:val="NormalWeb"/>
        <w:spacing w:before="0" w:beforeAutospacing="0" w:after="160" w:afterAutospacing="0"/>
        <w:ind w:firstLine="720"/>
        <w:jc w:val="center"/>
        <w:textAlignment w:val="baseline"/>
        <w:rPr>
          <w:rFonts w:asciiTheme="minorHAnsi" w:eastAsiaTheme="minorEastAsia" w:hAnsiTheme="minorHAnsi" w:cstheme="minorBidi"/>
          <w:color w:val="000000" w:themeColor="text1"/>
          <w:rPrChange w:id="281" w:author="Sri Pravallika Maddipati" w:date="2016-12-01T23:29:00Z">
            <w:rPr/>
          </w:rPrChange>
        </w:rPr>
      </w:pPr>
      <w:r>
        <w:t>Table</w:t>
      </w:r>
      <w:r w:rsidR="00D35290">
        <w:t xml:space="preserve"> 4.1</w:t>
      </w:r>
      <w:r w:rsidR="00E93610">
        <w:t>2</w:t>
      </w:r>
      <w:r w:rsidR="00D35290" w:rsidRPr="24D47E9E">
        <w:t xml:space="preserve"> </w:t>
      </w:r>
      <w:r>
        <w:rPr>
          <w:color w:val="000000" w:themeColor="text1"/>
        </w:rPr>
        <w:t>S</w:t>
      </w:r>
      <w:r w:rsidR="00705EB8" w:rsidRPr="009B550C">
        <w:rPr>
          <w:color w:val="000000" w:themeColor="text1"/>
        </w:rPr>
        <w:t xml:space="preserve">tatistics for the </w:t>
      </w:r>
      <w:r w:rsidR="004B35E2">
        <w:t xml:space="preserve">RAM </w:t>
      </w:r>
      <w:r w:rsidR="00705EB8" w:rsidRPr="00EF749E">
        <w:t>(Bytes) consumption of 3 Raspberry Nodes</w:t>
      </w:r>
    </w:p>
    <w:p w14:paraId="3AFE65A1" w14:textId="77777777" w:rsidR="00705EB8" w:rsidRPr="00EF749E" w:rsidRDefault="00705EB8">
      <w:pPr>
        <w:pStyle w:val="NormalWeb"/>
        <w:spacing w:before="0" w:beforeAutospacing="0" w:after="160" w:afterAutospacing="0" w:line="480" w:lineRule="auto"/>
        <w:jc w:val="both"/>
        <w:textAlignment w:val="baseline"/>
        <w:rPr>
          <w:color w:val="000000" w:themeColor="text1"/>
        </w:rPr>
      </w:pPr>
      <w:r w:rsidRPr="009B550C">
        <w:rPr>
          <w:color w:val="000000" w:themeColor="text1"/>
        </w:rPr>
        <w:lastRenderedPageBreak/>
        <w:t>It was observed that even though the ram usage at the start was different on each node, they start to converge from a point and the RAM usage displayed similar trends on all the devices from this point. Two out of the three nodes have not displayed any noticeable fluctuations i</w:t>
      </w:r>
      <w:r w:rsidRPr="00601555">
        <w:rPr>
          <w:color w:val="000000" w:themeColor="text1"/>
        </w:rPr>
        <w:t>n RAM usage and the standard deviation was less than one unit.</w:t>
      </w:r>
    </w:p>
    <w:p w14:paraId="4C8D9D3E" w14:textId="77777777" w:rsidR="00705EB8" w:rsidRPr="00EF749E" w:rsidRDefault="00D33BB3">
      <w:pPr>
        <w:pStyle w:val="NormalWeb"/>
        <w:spacing w:before="0" w:beforeAutospacing="0" w:after="0" w:afterAutospacing="0" w:line="480" w:lineRule="auto"/>
        <w:jc w:val="both"/>
        <w:textAlignment w:val="baseline"/>
        <w:rPr>
          <w:b/>
          <w:bCs/>
          <w:color w:val="000000" w:themeColor="text1"/>
        </w:rPr>
      </w:pPr>
      <w:r>
        <w:rPr>
          <w:b/>
          <w:bCs/>
          <w:color w:val="000000" w:themeColor="text1"/>
        </w:rPr>
        <w:t>3</w:t>
      </w:r>
      <w:r w:rsidR="00E473D7">
        <w:rPr>
          <w:b/>
          <w:bCs/>
          <w:color w:val="000000" w:themeColor="text1"/>
        </w:rPr>
        <w:t xml:space="preserve">. </w:t>
      </w:r>
      <w:r w:rsidR="00705EB8" w:rsidRPr="00EF749E">
        <w:rPr>
          <w:b/>
          <w:bCs/>
          <w:color w:val="000000" w:themeColor="text1"/>
        </w:rPr>
        <w:t>CPU Temperature</w:t>
      </w:r>
    </w:p>
    <w:p w14:paraId="6FD61F80" w14:textId="77777777" w:rsidR="00705EB8" w:rsidRPr="00EF749E" w:rsidRDefault="00E473D7">
      <w:pPr>
        <w:pStyle w:val="NormalWeb"/>
        <w:spacing w:before="0" w:beforeAutospacing="0" w:after="160" w:afterAutospacing="0"/>
        <w:jc w:val="both"/>
        <w:textAlignment w:val="baseline"/>
        <w:rPr>
          <w:b/>
          <w:bCs/>
          <w:color w:val="000000" w:themeColor="text1"/>
        </w:rPr>
      </w:pPr>
      <w:r>
        <w:rPr>
          <w:b/>
          <w:bCs/>
          <w:color w:val="000000" w:themeColor="text1"/>
        </w:rPr>
        <w:t xml:space="preserve">a) </w:t>
      </w:r>
      <w:r w:rsidR="00705EB8" w:rsidRPr="00EF749E">
        <w:rPr>
          <w:b/>
          <w:bCs/>
          <w:color w:val="000000" w:themeColor="text1"/>
        </w:rPr>
        <w:t>Raspberry Pi</w:t>
      </w:r>
    </w:p>
    <w:p w14:paraId="04835263" w14:textId="77777777"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14:anchorId="547CDF48" wp14:editId="558E9E01">
            <wp:extent cx="5935980" cy="2743200"/>
            <wp:effectExtent l="0" t="0" r="7620" b="0"/>
            <wp:docPr id="22" name="Picture 22" descr="drive-download-20161118T141220Z/Pi/CPU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ive-download-20161118T141220Z/Pi/CPUTe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noFill/>
                    <a:ln>
                      <a:noFill/>
                    </a:ln>
                  </pic:spPr>
                </pic:pic>
              </a:graphicData>
            </a:graphic>
          </wp:inline>
        </w:drawing>
      </w:r>
    </w:p>
    <w:p w14:paraId="3CFC4E32" w14:textId="290772DF" w:rsidR="00705EB8" w:rsidRPr="0023465D" w:rsidRDefault="0042460A" w:rsidP="0023465D">
      <w:pPr>
        <w:spacing w:after="120" w:line="240" w:lineRule="auto"/>
        <w:ind w:firstLine="72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4.1</w:t>
      </w:r>
      <w:r w:rsidR="00E93610">
        <w:rPr>
          <w:rFonts w:ascii="Times New Roman" w:eastAsia="Times New Roman" w:hAnsi="Times New Roman" w:cs="Times New Roman"/>
          <w:sz w:val="24"/>
          <w:szCs w:val="24"/>
        </w:rPr>
        <w:t>3</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 xml:space="preserve">Time (2-minute interval) vs CPU core </w:t>
      </w:r>
      <w:r w:rsidR="008068B5" w:rsidRPr="0023465D">
        <w:rPr>
          <w:rFonts w:ascii="Times New Roman" w:eastAsia="Times New Roman" w:hAnsi="Times New Roman" w:cs="Times New Roman"/>
          <w:sz w:val="24"/>
          <w:szCs w:val="24"/>
        </w:rPr>
        <w:t>temperature (</w:t>
      </w:r>
      <w:proofErr w:type="spellStart"/>
      <w:r w:rsidR="00705EB8" w:rsidRPr="0023465D">
        <w:rPr>
          <w:rFonts w:ascii="Times New Roman" w:eastAsia="Times New Roman" w:hAnsi="Times New Roman" w:cs="Times New Roman"/>
          <w:sz w:val="24"/>
          <w:szCs w:val="24"/>
          <w:vertAlign w:val="superscript"/>
        </w:rPr>
        <w:t>o</w:t>
      </w:r>
      <w:r w:rsidR="00705EB8" w:rsidRPr="0023465D">
        <w:rPr>
          <w:rFonts w:ascii="Times New Roman" w:eastAsia="Times New Roman" w:hAnsi="Times New Roman" w:cs="Times New Roman"/>
          <w:sz w:val="24"/>
          <w:szCs w:val="24"/>
        </w:rPr>
        <w:t>C</w:t>
      </w:r>
      <w:proofErr w:type="spellEnd"/>
      <w:r w:rsidR="00705EB8" w:rsidRPr="0023465D">
        <w:rPr>
          <w:rFonts w:ascii="Times New Roman" w:eastAsia="Times New Roman" w:hAnsi="Times New Roman" w:cs="Times New Roman"/>
          <w:sz w:val="24"/>
          <w:szCs w:val="24"/>
        </w:rPr>
        <w:t>) graph for 3 Raspberry Nodes</w:t>
      </w:r>
    </w:p>
    <w:tbl>
      <w:tblPr>
        <w:tblW w:w="8356" w:type="dxa"/>
        <w:tblInd w:w="-25" w:type="dxa"/>
        <w:tblLook w:val="04A0" w:firstRow="1" w:lastRow="0" w:firstColumn="1" w:lastColumn="0" w:noHBand="0" w:noVBand="1"/>
        <w:tblPrChange w:id="282" w:author="Sri Pravallika Maddipati" w:date="2016-12-01T23:29:00Z">
          <w:tblPr>
            <w:tblW w:w="8356" w:type="dxa"/>
            <w:tblInd w:w="-25" w:type="dxa"/>
            <w:tblLook w:val="04A0" w:firstRow="1" w:lastRow="0" w:firstColumn="1" w:lastColumn="0" w:noHBand="0" w:noVBand="1"/>
          </w:tblPr>
        </w:tblPrChange>
      </w:tblPr>
      <w:tblGrid>
        <w:gridCol w:w="2629"/>
        <w:gridCol w:w="1909"/>
        <w:gridCol w:w="1909"/>
        <w:gridCol w:w="1909"/>
        <w:tblGridChange w:id="283">
          <w:tblGrid>
            <w:gridCol w:w="2629"/>
            <w:gridCol w:w="1909"/>
            <w:gridCol w:w="1909"/>
            <w:gridCol w:w="1909"/>
          </w:tblGrid>
        </w:tblGridChange>
      </w:tblGrid>
      <w:tr w:rsidR="00705EB8" w:rsidRPr="00EF749E" w14:paraId="3C13E52B" w14:textId="77777777" w:rsidTr="24D47E9E">
        <w:trPr>
          <w:trHeight w:val="615"/>
          <w:trPrChange w:id="284" w:author="Sri Pravallika Maddipati" w:date="2016-12-01T23:29:00Z">
            <w:trPr>
              <w:trHeight w:val="615"/>
            </w:trPr>
          </w:trPrChange>
        </w:trPr>
        <w:tc>
          <w:tcPr>
            <w:tcW w:w="2644" w:type="dxa"/>
            <w:tcBorders>
              <w:top w:val="single" w:sz="4" w:space="0" w:color="7F7F7F" w:themeColor="background1" w:themeShade="7F"/>
              <w:left w:val="single" w:sz="4" w:space="0" w:color="7F7F7F" w:themeColor="background1" w:themeShade="7F"/>
              <w:bottom w:val="single" w:sz="4" w:space="0" w:color="7F7F7F" w:themeColor="background1" w:themeShade="7F"/>
              <w:right w:val="single" w:sz="4" w:space="0" w:color="7F7F7F" w:themeColor="background1" w:themeShade="7F"/>
            </w:tcBorders>
            <w:shd w:val="clear" w:color="auto" w:fill="5B9BD5" w:themeFill="accent1"/>
            <w:vAlign w:val="bottom"/>
            <w:hideMark/>
            <w:tcPrChange w:id="285" w:author="Sri Pravallika Maddipati" w:date="2016-12-01T23:29:00Z">
              <w:tcPr>
                <w:tcW w:w="2644" w:type="dxa"/>
                <w:tcBorders>
                  <w:top w:val="single" w:sz="4" w:space="0" w:color="7F7F7F" w:themeColor="background1" w:themeShade="7F"/>
                  <w:left w:val="single" w:sz="4" w:space="0" w:color="7F7F7F" w:themeColor="background1" w:themeShade="7F"/>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3650B0C7"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Descriptive statistics</w:t>
            </w:r>
          </w:p>
        </w:tc>
        <w:tc>
          <w:tcPr>
            <w:tcW w:w="1904"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Change w:id="286" w:author="Sri Pravallika Maddipati" w:date="2016-12-01T23:29:00Z">
              <w:tcPr>
                <w:tcW w:w="1904"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509A8940"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 xml:space="preserve">Node 1 </w:t>
            </w:r>
            <w:proofErr w:type="spellStart"/>
            <w:r w:rsidRPr="00EF749E">
              <w:rPr>
                <w:rFonts w:ascii="Times New Roman" w:eastAsia="Times New Roman" w:hAnsi="Times New Roman" w:cs="Times New Roman"/>
                <w:color w:val="FFFFFF"/>
                <w:sz w:val="24"/>
                <w:szCs w:val="24"/>
              </w:rPr>
              <w:t>CPUTemperature</w:t>
            </w:r>
            <w:proofErr w:type="spellEnd"/>
          </w:p>
        </w:tc>
        <w:tc>
          <w:tcPr>
            <w:tcW w:w="1904"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Change w:id="287" w:author="Sri Pravallika Maddipati" w:date="2016-12-01T23:29:00Z">
              <w:tcPr>
                <w:tcW w:w="1904"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5390369D"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 xml:space="preserve">Node 2 </w:t>
            </w:r>
            <w:proofErr w:type="spellStart"/>
            <w:r w:rsidRPr="00EF749E">
              <w:rPr>
                <w:rFonts w:ascii="Times New Roman" w:eastAsia="Times New Roman" w:hAnsi="Times New Roman" w:cs="Times New Roman"/>
                <w:color w:val="FFFFFF"/>
                <w:sz w:val="24"/>
                <w:szCs w:val="24"/>
              </w:rPr>
              <w:t>CPUTemperature</w:t>
            </w:r>
            <w:proofErr w:type="spellEnd"/>
          </w:p>
        </w:tc>
        <w:tc>
          <w:tcPr>
            <w:tcW w:w="1904"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Change w:id="288" w:author="Sri Pravallika Maddipati" w:date="2016-12-01T23:29:00Z">
              <w:tcPr>
                <w:tcW w:w="1904" w:type="dxa"/>
                <w:tcBorders>
                  <w:top w:val="single" w:sz="4" w:space="0" w:color="7F7F7F" w:themeColor="background1" w:themeShade="7F"/>
                  <w:left w:val="nil"/>
                  <w:bottom w:val="single" w:sz="4" w:space="0" w:color="7F7F7F" w:themeColor="background1" w:themeShade="7F"/>
                  <w:right w:val="single" w:sz="4" w:space="0" w:color="7F7F7F" w:themeColor="background1" w:themeShade="7F"/>
                </w:tcBorders>
                <w:shd w:val="clear" w:color="auto" w:fill="5B9BD5" w:themeFill="accent1"/>
                <w:vAlign w:val="bottom"/>
                <w:hideMark/>
              </w:tcPr>
            </w:tcPrChange>
          </w:tcPr>
          <w:p w14:paraId="5E8C011F" w14:textId="77777777"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 xml:space="preserve">Node 3 </w:t>
            </w:r>
            <w:proofErr w:type="spellStart"/>
            <w:r w:rsidRPr="00EF749E">
              <w:rPr>
                <w:rFonts w:ascii="Times New Roman" w:eastAsia="Times New Roman" w:hAnsi="Times New Roman" w:cs="Times New Roman"/>
                <w:color w:val="FFFFFF"/>
                <w:sz w:val="24"/>
                <w:szCs w:val="24"/>
              </w:rPr>
              <w:t>CPUTemperature</w:t>
            </w:r>
            <w:proofErr w:type="spellEnd"/>
          </w:p>
        </w:tc>
      </w:tr>
      <w:tr w:rsidR="00705EB8" w:rsidRPr="00EF749E" w14:paraId="7D6370C0" w14:textId="77777777" w:rsidTr="24D47E9E">
        <w:trPr>
          <w:trHeight w:val="327"/>
          <w:trPrChange w:id="289" w:author="Sri Pravallika Maddipati" w:date="2016-12-01T23:29:00Z">
            <w:trPr>
              <w:trHeight w:val="327"/>
            </w:trPr>
          </w:trPrChange>
        </w:trPr>
        <w:tc>
          <w:tcPr>
            <w:tcW w:w="2644" w:type="dxa"/>
            <w:vAlign w:val="bottom"/>
            <w:hideMark/>
            <w:tcPrChange w:id="290" w:author="Sri Pravallika Maddipati" w:date="2016-12-01T23:29:00Z">
              <w:tcPr>
                <w:tcW w:w="2644" w:type="dxa"/>
                <w:vAlign w:val="bottom"/>
                <w:hideMark/>
              </w:tcPr>
            </w:tcPrChange>
          </w:tcPr>
          <w:p w14:paraId="624B7378"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N</w:t>
            </w:r>
          </w:p>
        </w:tc>
        <w:tc>
          <w:tcPr>
            <w:tcW w:w="1904" w:type="dxa"/>
            <w:vAlign w:val="bottom"/>
            <w:hideMark/>
            <w:tcPrChange w:id="291" w:author="Sri Pravallika Maddipati" w:date="2016-12-01T23:29:00Z">
              <w:tcPr>
                <w:tcW w:w="1904" w:type="dxa"/>
                <w:vAlign w:val="bottom"/>
                <w:hideMark/>
              </w:tcPr>
            </w:tcPrChange>
          </w:tcPr>
          <w:p w14:paraId="03999C10"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4" w:type="dxa"/>
            <w:vAlign w:val="bottom"/>
            <w:hideMark/>
            <w:tcPrChange w:id="292" w:author="Sri Pravallika Maddipati" w:date="2016-12-01T23:29:00Z">
              <w:tcPr>
                <w:tcW w:w="1904" w:type="dxa"/>
                <w:vAlign w:val="bottom"/>
                <w:hideMark/>
              </w:tcPr>
            </w:tcPrChange>
          </w:tcPr>
          <w:p w14:paraId="3704C0A5"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4" w:type="dxa"/>
            <w:vAlign w:val="bottom"/>
            <w:hideMark/>
            <w:tcPrChange w:id="293" w:author="Sri Pravallika Maddipati" w:date="2016-12-01T23:29:00Z">
              <w:tcPr>
                <w:tcW w:w="1904" w:type="dxa"/>
                <w:vAlign w:val="bottom"/>
                <w:hideMark/>
              </w:tcPr>
            </w:tcPrChange>
          </w:tcPr>
          <w:p w14:paraId="4C5F4193"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r>
      <w:tr w:rsidR="00705EB8" w:rsidRPr="00EF749E" w14:paraId="1C495B8B" w14:textId="77777777" w:rsidTr="24D47E9E">
        <w:trPr>
          <w:trHeight w:val="327"/>
          <w:trPrChange w:id="294" w:author="Sri Pravallika Maddipati" w:date="2016-12-01T23:29:00Z">
            <w:trPr>
              <w:trHeight w:val="327"/>
            </w:trPr>
          </w:trPrChange>
        </w:trPr>
        <w:tc>
          <w:tcPr>
            <w:tcW w:w="2644" w:type="dxa"/>
            <w:vAlign w:val="bottom"/>
            <w:hideMark/>
            <w:tcPrChange w:id="295" w:author="Sri Pravallika Maddipati" w:date="2016-12-01T23:29:00Z">
              <w:tcPr>
                <w:tcW w:w="2644" w:type="dxa"/>
                <w:vAlign w:val="bottom"/>
                <w:hideMark/>
              </w:tcPr>
            </w:tcPrChange>
          </w:tcPr>
          <w:p w14:paraId="6AE97979"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Min</w:t>
            </w:r>
          </w:p>
        </w:tc>
        <w:tc>
          <w:tcPr>
            <w:tcW w:w="1904" w:type="dxa"/>
            <w:vAlign w:val="bottom"/>
            <w:hideMark/>
            <w:tcPrChange w:id="296" w:author="Sri Pravallika Maddipati" w:date="2016-12-01T23:29:00Z">
              <w:tcPr>
                <w:tcW w:w="1904" w:type="dxa"/>
                <w:vAlign w:val="bottom"/>
                <w:hideMark/>
              </w:tcPr>
            </w:tcPrChange>
          </w:tcPr>
          <w:p w14:paraId="19E5FD63"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55.8</w:t>
            </w:r>
          </w:p>
        </w:tc>
        <w:tc>
          <w:tcPr>
            <w:tcW w:w="1904" w:type="dxa"/>
            <w:vAlign w:val="bottom"/>
            <w:hideMark/>
            <w:tcPrChange w:id="297" w:author="Sri Pravallika Maddipati" w:date="2016-12-01T23:29:00Z">
              <w:tcPr>
                <w:tcW w:w="1904" w:type="dxa"/>
                <w:vAlign w:val="bottom"/>
                <w:hideMark/>
              </w:tcPr>
            </w:tcPrChange>
          </w:tcPr>
          <w:p w14:paraId="27367E22"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45.6</w:t>
            </w:r>
          </w:p>
        </w:tc>
        <w:tc>
          <w:tcPr>
            <w:tcW w:w="1904" w:type="dxa"/>
            <w:vAlign w:val="bottom"/>
            <w:hideMark/>
            <w:tcPrChange w:id="298" w:author="Sri Pravallika Maddipati" w:date="2016-12-01T23:29:00Z">
              <w:tcPr>
                <w:tcW w:w="1904" w:type="dxa"/>
                <w:vAlign w:val="bottom"/>
                <w:hideMark/>
              </w:tcPr>
            </w:tcPrChange>
          </w:tcPr>
          <w:p w14:paraId="7091968C"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59.1</w:t>
            </w:r>
          </w:p>
        </w:tc>
      </w:tr>
      <w:tr w:rsidR="00705EB8" w:rsidRPr="00EF749E" w14:paraId="7466A70C" w14:textId="77777777" w:rsidTr="24D47E9E">
        <w:trPr>
          <w:trHeight w:val="327"/>
          <w:trPrChange w:id="299" w:author="Sri Pravallika Maddipati" w:date="2016-12-01T23:29:00Z">
            <w:trPr>
              <w:trHeight w:val="327"/>
            </w:trPr>
          </w:trPrChange>
        </w:trPr>
        <w:tc>
          <w:tcPr>
            <w:tcW w:w="2644" w:type="dxa"/>
            <w:vAlign w:val="bottom"/>
            <w:hideMark/>
            <w:tcPrChange w:id="300" w:author="Sri Pravallika Maddipati" w:date="2016-12-01T23:29:00Z">
              <w:tcPr>
                <w:tcW w:w="2644" w:type="dxa"/>
                <w:vAlign w:val="bottom"/>
                <w:hideMark/>
              </w:tcPr>
            </w:tcPrChange>
          </w:tcPr>
          <w:p w14:paraId="45499F83"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Max</w:t>
            </w:r>
          </w:p>
        </w:tc>
        <w:tc>
          <w:tcPr>
            <w:tcW w:w="1904" w:type="dxa"/>
            <w:vAlign w:val="bottom"/>
            <w:hideMark/>
            <w:tcPrChange w:id="301" w:author="Sri Pravallika Maddipati" w:date="2016-12-01T23:29:00Z">
              <w:tcPr>
                <w:tcW w:w="1904" w:type="dxa"/>
                <w:vAlign w:val="bottom"/>
                <w:hideMark/>
              </w:tcPr>
            </w:tcPrChange>
          </w:tcPr>
          <w:p w14:paraId="34795163"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65.5</w:t>
            </w:r>
          </w:p>
        </w:tc>
        <w:tc>
          <w:tcPr>
            <w:tcW w:w="1904" w:type="dxa"/>
            <w:vAlign w:val="bottom"/>
            <w:hideMark/>
            <w:tcPrChange w:id="302" w:author="Sri Pravallika Maddipati" w:date="2016-12-01T23:29:00Z">
              <w:tcPr>
                <w:tcW w:w="1904" w:type="dxa"/>
                <w:vAlign w:val="bottom"/>
                <w:hideMark/>
              </w:tcPr>
            </w:tcPrChange>
          </w:tcPr>
          <w:p w14:paraId="2D3412E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59.1</w:t>
            </w:r>
          </w:p>
        </w:tc>
        <w:tc>
          <w:tcPr>
            <w:tcW w:w="1904" w:type="dxa"/>
            <w:vAlign w:val="bottom"/>
            <w:hideMark/>
            <w:tcPrChange w:id="303" w:author="Sri Pravallika Maddipati" w:date="2016-12-01T23:29:00Z">
              <w:tcPr>
                <w:tcW w:w="1904" w:type="dxa"/>
                <w:vAlign w:val="bottom"/>
                <w:hideMark/>
              </w:tcPr>
            </w:tcPrChange>
          </w:tcPr>
          <w:p w14:paraId="41C66D94"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72.5</w:t>
            </w:r>
          </w:p>
        </w:tc>
      </w:tr>
      <w:tr w:rsidR="00705EB8" w:rsidRPr="00EF749E" w14:paraId="5504F274" w14:textId="77777777" w:rsidTr="24D47E9E">
        <w:trPr>
          <w:trHeight w:val="327"/>
          <w:trPrChange w:id="304" w:author="Sri Pravallika Maddipati" w:date="2016-12-01T23:29:00Z">
            <w:trPr>
              <w:trHeight w:val="327"/>
            </w:trPr>
          </w:trPrChange>
        </w:trPr>
        <w:tc>
          <w:tcPr>
            <w:tcW w:w="2644" w:type="dxa"/>
            <w:vAlign w:val="bottom"/>
            <w:hideMark/>
            <w:tcPrChange w:id="305" w:author="Sri Pravallika Maddipati" w:date="2016-12-01T23:29:00Z">
              <w:tcPr>
                <w:tcW w:w="2644" w:type="dxa"/>
                <w:vAlign w:val="bottom"/>
                <w:hideMark/>
              </w:tcPr>
            </w:tcPrChange>
          </w:tcPr>
          <w:p w14:paraId="212360DC"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Mean</w:t>
            </w:r>
          </w:p>
        </w:tc>
        <w:tc>
          <w:tcPr>
            <w:tcW w:w="1904" w:type="dxa"/>
            <w:vAlign w:val="bottom"/>
            <w:hideMark/>
            <w:tcPrChange w:id="306" w:author="Sri Pravallika Maddipati" w:date="2016-12-01T23:29:00Z">
              <w:tcPr>
                <w:tcW w:w="1904" w:type="dxa"/>
                <w:vAlign w:val="bottom"/>
                <w:hideMark/>
              </w:tcPr>
            </w:tcPrChange>
          </w:tcPr>
          <w:p w14:paraId="6547A82B"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58.63465704</w:t>
            </w:r>
          </w:p>
        </w:tc>
        <w:tc>
          <w:tcPr>
            <w:tcW w:w="1904" w:type="dxa"/>
            <w:vAlign w:val="bottom"/>
            <w:hideMark/>
            <w:tcPrChange w:id="307" w:author="Sri Pravallika Maddipati" w:date="2016-12-01T23:29:00Z">
              <w:tcPr>
                <w:tcW w:w="1904" w:type="dxa"/>
                <w:vAlign w:val="bottom"/>
                <w:hideMark/>
              </w:tcPr>
            </w:tcPrChange>
          </w:tcPr>
          <w:p w14:paraId="090B6812"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47.88736462</w:t>
            </w:r>
          </w:p>
        </w:tc>
        <w:tc>
          <w:tcPr>
            <w:tcW w:w="1904" w:type="dxa"/>
            <w:vAlign w:val="bottom"/>
            <w:hideMark/>
            <w:tcPrChange w:id="308" w:author="Sri Pravallika Maddipati" w:date="2016-12-01T23:29:00Z">
              <w:tcPr>
                <w:tcW w:w="1904" w:type="dxa"/>
                <w:vAlign w:val="bottom"/>
                <w:hideMark/>
              </w:tcPr>
            </w:tcPrChange>
          </w:tcPr>
          <w:p w14:paraId="15A423F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61.64476534</w:t>
            </w:r>
          </w:p>
        </w:tc>
      </w:tr>
      <w:tr w:rsidR="00705EB8" w:rsidRPr="00EF749E" w14:paraId="597631F0" w14:textId="77777777" w:rsidTr="24D47E9E">
        <w:trPr>
          <w:trHeight w:val="327"/>
          <w:trPrChange w:id="309" w:author="Sri Pravallika Maddipati" w:date="2016-12-01T23:29:00Z">
            <w:trPr>
              <w:trHeight w:val="327"/>
            </w:trPr>
          </w:trPrChange>
        </w:trPr>
        <w:tc>
          <w:tcPr>
            <w:tcW w:w="2644" w:type="dxa"/>
            <w:vAlign w:val="bottom"/>
            <w:hideMark/>
            <w:tcPrChange w:id="310" w:author="Sri Pravallika Maddipati" w:date="2016-12-01T23:29:00Z">
              <w:tcPr>
                <w:tcW w:w="2644" w:type="dxa"/>
                <w:vAlign w:val="bottom"/>
                <w:hideMark/>
              </w:tcPr>
            </w:tcPrChange>
          </w:tcPr>
          <w:p w14:paraId="39D634AB"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First Quartile</w:t>
            </w:r>
          </w:p>
        </w:tc>
        <w:tc>
          <w:tcPr>
            <w:tcW w:w="1904" w:type="dxa"/>
            <w:vAlign w:val="bottom"/>
            <w:hideMark/>
            <w:tcPrChange w:id="311" w:author="Sri Pravallika Maddipati" w:date="2016-12-01T23:29:00Z">
              <w:tcPr>
                <w:tcW w:w="1904" w:type="dxa"/>
                <w:vAlign w:val="bottom"/>
                <w:hideMark/>
              </w:tcPr>
            </w:tcPrChange>
          </w:tcPr>
          <w:p w14:paraId="69AF4681"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58</w:t>
            </w:r>
          </w:p>
        </w:tc>
        <w:tc>
          <w:tcPr>
            <w:tcW w:w="1904" w:type="dxa"/>
            <w:vAlign w:val="bottom"/>
            <w:hideMark/>
            <w:tcPrChange w:id="312" w:author="Sri Pravallika Maddipati" w:date="2016-12-01T23:29:00Z">
              <w:tcPr>
                <w:tcW w:w="1904" w:type="dxa"/>
                <w:vAlign w:val="bottom"/>
                <w:hideMark/>
              </w:tcPr>
            </w:tcPrChange>
          </w:tcPr>
          <w:p w14:paraId="0430C086"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47.2</w:t>
            </w:r>
          </w:p>
        </w:tc>
        <w:tc>
          <w:tcPr>
            <w:tcW w:w="1904" w:type="dxa"/>
            <w:vAlign w:val="bottom"/>
            <w:hideMark/>
            <w:tcPrChange w:id="313" w:author="Sri Pravallika Maddipati" w:date="2016-12-01T23:29:00Z">
              <w:tcPr>
                <w:tcW w:w="1904" w:type="dxa"/>
                <w:vAlign w:val="bottom"/>
                <w:hideMark/>
              </w:tcPr>
            </w:tcPrChange>
          </w:tcPr>
          <w:p w14:paraId="5D56793E"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60.1</w:t>
            </w:r>
          </w:p>
        </w:tc>
      </w:tr>
      <w:tr w:rsidR="00705EB8" w:rsidRPr="00EF749E" w14:paraId="078D756B" w14:textId="77777777" w:rsidTr="24D47E9E">
        <w:trPr>
          <w:trHeight w:val="327"/>
          <w:trPrChange w:id="314" w:author="Sri Pravallika Maddipati" w:date="2016-12-01T23:29:00Z">
            <w:trPr>
              <w:trHeight w:val="327"/>
            </w:trPr>
          </w:trPrChange>
        </w:trPr>
        <w:tc>
          <w:tcPr>
            <w:tcW w:w="2644" w:type="dxa"/>
            <w:vAlign w:val="bottom"/>
            <w:hideMark/>
            <w:tcPrChange w:id="315" w:author="Sri Pravallika Maddipati" w:date="2016-12-01T23:29:00Z">
              <w:tcPr>
                <w:tcW w:w="2644" w:type="dxa"/>
                <w:vAlign w:val="bottom"/>
                <w:hideMark/>
              </w:tcPr>
            </w:tcPrChange>
          </w:tcPr>
          <w:p w14:paraId="2666AC0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Median</w:t>
            </w:r>
          </w:p>
        </w:tc>
        <w:tc>
          <w:tcPr>
            <w:tcW w:w="1904" w:type="dxa"/>
            <w:vAlign w:val="bottom"/>
            <w:hideMark/>
            <w:tcPrChange w:id="316" w:author="Sri Pravallika Maddipati" w:date="2016-12-01T23:29:00Z">
              <w:tcPr>
                <w:tcW w:w="1904" w:type="dxa"/>
                <w:vAlign w:val="bottom"/>
                <w:hideMark/>
              </w:tcPr>
            </w:tcPrChange>
          </w:tcPr>
          <w:p w14:paraId="4BE2CC08"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58.5</w:t>
            </w:r>
          </w:p>
        </w:tc>
        <w:tc>
          <w:tcPr>
            <w:tcW w:w="1904" w:type="dxa"/>
            <w:vAlign w:val="bottom"/>
            <w:hideMark/>
            <w:tcPrChange w:id="317" w:author="Sri Pravallika Maddipati" w:date="2016-12-01T23:29:00Z">
              <w:tcPr>
                <w:tcW w:w="1904" w:type="dxa"/>
                <w:vAlign w:val="bottom"/>
                <w:hideMark/>
              </w:tcPr>
            </w:tcPrChange>
          </w:tcPr>
          <w:p w14:paraId="56BA24EC"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47.2</w:t>
            </w:r>
          </w:p>
        </w:tc>
        <w:tc>
          <w:tcPr>
            <w:tcW w:w="1904" w:type="dxa"/>
            <w:vAlign w:val="bottom"/>
            <w:hideMark/>
            <w:tcPrChange w:id="318" w:author="Sri Pravallika Maddipati" w:date="2016-12-01T23:29:00Z">
              <w:tcPr>
                <w:tcW w:w="1904" w:type="dxa"/>
                <w:vAlign w:val="bottom"/>
                <w:hideMark/>
              </w:tcPr>
            </w:tcPrChange>
          </w:tcPr>
          <w:p w14:paraId="3E275FA8"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61.2</w:t>
            </w:r>
          </w:p>
        </w:tc>
      </w:tr>
      <w:tr w:rsidR="00705EB8" w:rsidRPr="00EF749E" w14:paraId="6C2902FE" w14:textId="77777777" w:rsidTr="24D47E9E">
        <w:trPr>
          <w:trHeight w:val="327"/>
          <w:trPrChange w:id="319" w:author="Sri Pravallika Maddipati" w:date="2016-12-01T23:29:00Z">
            <w:trPr>
              <w:trHeight w:val="327"/>
            </w:trPr>
          </w:trPrChange>
        </w:trPr>
        <w:tc>
          <w:tcPr>
            <w:tcW w:w="2644" w:type="dxa"/>
            <w:vAlign w:val="bottom"/>
            <w:hideMark/>
            <w:tcPrChange w:id="320" w:author="Sri Pravallika Maddipati" w:date="2016-12-01T23:29:00Z">
              <w:tcPr>
                <w:tcW w:w="2644" w:type="dxa"/>
                <w:vAlign w:val="bottom"/>
                <w:hideMark/>
              </w:tcPr>
            </w:tcPrChange>
          </w:tcPr>
          <w:p w14:paraId="58DE44FD"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Third Quartile</w:t>
            </w:r>
          </w:p>
        </w:tc>
        <w:tc>
          <w:tcPr>
            <w:tcW w:w="1904" w:type="dxa"/>
            <w:vAlign w:val="bottom"/>
            <w:hideMark/>
            <w:tcPrChange w:id="321" w:author="Sri Pravallika Maddipati" w:date="2016-12-01T23:29:00Z">
              <w:tcPr>
                <w:tcW w:w="1904" w:type="dxa"/>
                <w:vAlign w:val="bottom"/>
                <w:hideMark/>
              </w:tcPr>
            </w:tcPrChange>
          </w:tcPr>
          <w:p w14:paraId="620983D0"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59.1</w:t>
            </w:r>
          </w:p>
        </w:tc>
        <w:tc>
          <w:tcPr>
            <w:tcW w:w="1904" w:type="dxa"/>
            <w:vAlign w:val="bottom"/>
            <w:hideMark/>
            <w:tcPrChange w:id="322" w:author="Sri Pravallika Maddipati" w:date="2016-12-01T23:29:00Z">
              <w:tcPr>
                <w:tcW w:w="1904" w:type="dxa"/>
                <w:vAlign w:val="bottom"/>
                <w:hideMark/>
              </w:tcPr>
            </w:tcPrChange>
          </w:tcPr>
          <w:p w14:paraId="22129D9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48.3</w:t>
            </w:r>
          </w:p>
        </w:tc>
        <w:tc>
          <w:tcPr>
            <w:tcW w:w="1904" w:type="dxa"/>
            <w:vAlign w:val="bottom"/>
            <w:hideMark/>
            <w:tcPrChange w:id="323" w:author="Sri Pravallika Maddipati" w:date="2016-12-01T23:29:00Z">
              <w:tcPr>
                <w:tcW w:w="1904" w:type="dxa"/>
                <w:vAlign w:val="bottom"/>
                <w:hideMark/>
              </w:tcPr>
            </w:tcPrChange>
          </w:tcPr>
          <w:p w14:paraId="3F34EB05"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62.3</w:t>
            </w:r>
          </w:p>
        </w:tc>
      </w:tr>
      <w:tr w:rsidR="00705EB8" w:rsidRPr="00EF749E" w14:paraId="357C0384" w14:textId="77777777" w:rsidTr="24D47E9E">
        <w:trPr>
          <w:trHeight w:val="327"/>
          <w:trPrChange w:id="324" w:author="Sri Pravallika Maddipati" w:date="2016-12-01T23:29:00Z">
            <w:trPr>
              <w:trHeight w:val="327"/>
            </w:trPr>
          </w:trPrChange>
        </w:trPr>
        <w:tc>
          <w:tcPr>
            <w:tcW w:w="2644" w:type="dxa"/>
            <w:vAlign w:val="bottom"/>
            <w:hideMark/>
            <w:tcPrChange w:id="325" w:author="Sri Pravallika Maddipati" w:date="2016-12-01T23:29:00Z">
              <w:tcPr>
                <w:tcW w:w="2644" w:type="dxa"/>
                <w:vAlign w:val="bottom"/>
                <w:hideMark/>
              </w:tcPr>
            </w:tcPrChange>
          </w:tcPr>
          <w:p w14:paraId="7C64C4D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Deviation</w:t>
            </w:r>
          </w:p>
        </w:tc>
        <w:tc>
          <w:tcPr>
            <w:tcW w:w="1904" w:type="dxa"/>
            <w:vAlign w:val="bottom"/>
            <w:hideMark/>
            <w:tcPrChange w:id="326" w:author="Sri Pravallika Maddipati" w:date="2016-12-01T23:29:00Z">
              <w:tcPr>
                <w:tcW w:w="1904" w:type="dxa"/>
                <w:vAlign w:val="bottom"/>
                <w:hideMark/>
              </w:tcPr>
            </w:tcPrChange>
          </w:tcPr>
          <w:p w14:paraId="40E0E5B1"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1.222188503</w:t>
            </w:r>
          </w:p>
        </w:tc>
        <w:tc>
          <w:tcPr>
            <w:tcW w:w="1904" w:type="dxa"/>
            <w:vAlign w:val="bottom"/>
            <w:hideMark/>
            <w:tcPrChange w:id="327" w:author="Sri Pravallika Maddipati" w:date="2016-12-01T23:29:00Z">
              <w:tcPr>
                <w:tcW w:w="1904" w:type="dxa"/>
                <w:vAlign w:val="bottom"/>
                <w:hideMark/>
              </w:tcPr>
            </w:tcPrChange>
          </w:tcPr>
          <w:p w14:paraId="0ED892F1"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1.626235466</w:t>
            </w:r>
          </w:p>
        </w:tc>
        <w:tc>
          <w:tcPr>
            <w:tcW w:w="1904" w:type="dxa"/>
            <w:vAlign w:val="bottom"/>
            <w:hideMark/>
            <w:tcPrChange w:id="328" w:author="Sri Pravallika Maddipati" w:date="2016-12-01T23:29:00Z">
              <w:tcPr>
                <w:tcW w:w="1904" w:type="dxa"/>
                <w:vAlign w:val="bottom"/>
                <w:hideMark/>
              </w:tcPr>
            </w:tcPrChange>
          </w:tcPr>
          <w:p w14:paraId="2589E0A6"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2.059340708</w:t>
            </w:r>
          </w:p>
        </w:tc>
      </w:tr>
      <w:tr w:rsidR="00705EB8" w:rsidRPr="00EF749E" w14:paraId="343CD168" w14:textId="77777777" w:rsidTr="24D47E9E">
        <w:trPr>
          <w:trHeight w:val="327"/>
          <w:trPrChange w:id="329" w:author="Sri Pravallika Maddipati" w:date="2016-12-01T23:29:00Z">
            <w:trPr>
              <w:trHeight w:val="327"/>
            </w:trPr>
          </w:trPrChange>
        </w:trPr>
        <w:tc>
          <w:tcPr>
            <w:tcW w:w="2644" w:type="dxa"/>
            <w:vAlign w:val="bottom"/>
            <w:hideMark/>
            <w:tcPrChange w:id="330" w:author="Sri Pravallika Maddipati" w:date="2016-12-01T23:29:00Z">
              <w:tcPr>
                <w:tcW w:w="2644" w:type="dxa"/>
                <w:vAlign w:val="bottom"/>
                <w:hideMark/>
              </w:tcPr>
            </w:tcPrChange>
          </w:tcPr>
          <w:p w14:paraId="719FB62B"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lastRenderedPageBreak/>
              <w:t>Variance</w:t>
            </w:r>
          </w:p>
        </w:tc>
        <w:tc>
          <w:tcPr>
            <w:tcW w:w="1904" w:type="dxa"/>
            <w:vAlign w:val="bottom"/>
            <w:hideMark/>
            <w:tcPrChange w:id="331" w:author="Sri Pravallika Maddipati" w:date="2016-12-01T23:29:00Z">
              <w:tcPr>
                <w:tcW w:w="1904" w:type="dxa"/>
                <w:vAlign w:val="bottom"/>
                <w:hideMark/>
              </w:tcPr>
            </w:tcPrChange>
          </w:tcPr>
          <w:p w14:paraId="171C79F2"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1.493744738</w:t>
            </w:r>
          </w:p>
        </w:tc>
        <w:tc>
          <w:tcPr>
            <w:tcW w:w="1904" w:type="dxa"/>
            <w:vAlign w:val="bottom"/>
            <w:hideMark/>
            <w:tcPrChange w:id="332" w:author="Sri Pravallika Maddipati" w:date="2016-12-01T23:29:00Z">
              <w:tcPr>
                <w:tcW w:w="1904" w:type="dxa"/>
                <w:vAlign w:val="bottom"/>
                <w:hideMark/>
              </w:tcPr>
            </w:tcPrChange>
          </w:tcPr>
          <w:p w14:paraId="3A7F092A"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2.644641791</w:t>
            </w:r>
          </w:p>
        </w:tc>
        <w:tc>
          <w:tcPr>
            <w:tcW w:w="1904" w:type="dxa"/>
            <w:vAlign w:val="bottom"/>
            <w:hideMark/>
            <w:tcPrChange w:id="333" w:author="Sri Pravallika Maddipati" w:date="2016-12-01T23:29:00Z">
              <w:tcPr>
                <w:tcW w:w="1904" w:type="dxa"/>
                <w:vAlign w:val="bottom"/>
                <w:hideMark/>
              </w:tcPr>
            </w:tcPrChange>
          </w:tcPr>
          <w:p w14:paraId="368F5857"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4.240884151</w:t>
            </w:r>
          </w:p>
        </w:tc>
      </w:tr>
      <w:tr w:rsidR="00705EB8" w:rsidRPr="00EF749E" w14:paraId="1ECFE716" w14:textId="77777777" w:rsidTr="24D47E9E">
        <w:trPr>
          <w:trHeight w:val="327"/>
          <w:trPrChange w:id="334" w:author="Sri Pravallika Maddipati" w:date="2016-12-01T23:29:00Z">
            <w:trPr>
              <w:trHeight w:val="327"/>
            </w:trPr>
          </w:trPrChange>
        </w:trPr>
        <w:tc>
          <w:tcPr>
            <w:tcW w:w="2644" w:type="dxa"/>
            <w:vAlign w:val="bottom"/>
            <w:hideMark/>
            <w:tcPrChange w:id="335" w:author="Sri Pravallika Maddipati" w:date="2016-12-01T23:29:00Z">
              <w:tcPr>
                <w:tcW w:w="2644" w:type="dxa"/>
                <w:vAlign w:val="bottom"/>
                <w:hideMark/>
              </w:tcPr>
            </w:tcPrChange>
          </w:tcPr>
          <w:p w14:paraId="1C3A476B"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Error</w:t>
            </w:r>
          </w:p>
        </w:tc>
        <w:tc>
          <w:tcPr>
            <w:tcW w:w="1904" w:type="dxa"/>
            <w:vAlign w:val="bottom"/>
            <w:hideMark/>
            <w:tcPrChange w:id="336" w:author="Sri Pravallika Maddipati" w:date="2016-12-01T23:29:00Z">
              <w:tcPr>
                <w:tcW w:w="1904" w:type="dxa"/>
                <w:vAlign w:val="bottom"/>
                <w:hideMark/>
              </w:tcPr>
            </w:tcPrChange>
          </w:tcPr>
          <w:p w14:paraId="02D29609"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0.07343419</w:t>
            </w:r>
          </w:p>
        </w:tc>
        <w:tc>
          <w:tcPr>
            <w:tcW w:w="1904" w:type="dxa"/>
            <w:vAlign w:val="bottom"/>
            <w:hideMark/>
            <w:tcPrChange w:id="337" w:author="Sri Pravallika Maddipati" w:date="2016-12-01T23:29:00Z">
              <w:tcPr>
                <w:tcW w:w="1904" w:type="dxa"/>
                <w:vAlign w:val="bottom"/>
                <w:hideMark/>
              </w:tcPr>
            </w:tcPrChange>
          </w:tcPr>
          <w:p w14:paraId="63D299A7"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0.097711019</w:t>
            </w:r>
          </w:p>
        </w:tc>
        <w:tc>
          <w:tcPr>
            <w:tcW w:w="1904" w:type="dxa"/>
            <w:vAlign w:val="bottom"/>
            <w:hideMark/>
            <w:tcPrChange w:id="338" w:author="Sri Pravallika Maddipati" w:date="2016-12-01T23:29:00Z">
              <w:tcPr>
                <w:tcW w:w="1904" w:type="dxa"/>
                <w:vAlign w:val="bottom"/>
                <w:hideMark/>
              </w:tcPr>
            </w:tcPrChange>
          </w:tcPr>
          <w:p w14:paraId="215D9954" w14:textId="77777777"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0.123733791</w:t>
            </w:r>
          </w:p>
        </w:tc>
      </w:tr>
    </w:tbl>
    <w:p w14:paraId="28E0F9FB" w14:textId="4F35F15C" w:rsidR="00705EB8" w:rsidRPr="0023465D" w:rsidRDefault="00966696" w:rsidP="008068B5">
      <w:pPr>
        <w:pStyle w:val="NormalWeb"/>
        <w:spacing w:before="0" w:beforeAutospacing="0" w:after="160" w:afterAutospacing="0"/>
        <w:ind w:firstLine="720"/>
        <w:jc w:val="center"/>
        <w:textAlignment w:val="baseline"/>
        <w:rPr>
          <w:rFonts w:asciiTheme="minorHAnsi" w:eastAsiaTheme="minorEastAsia" w:hAnsiTheme="minorHAnsi" w:cstheme="minorBidi"/>
          <w:color w:val="000000" w:themeColor="text1"/>
        </w:rPr>
      </w:pPr>
      <w:r>
        <w:rPr>
          <w:color w:val="000000" w:themeColor="text1"/>
        </w:rPr>
        <w:t>Table</w:t>
      </w:r>
      <w:r w:rsidR="005A6B27" w:rsidRPr="009B550C">
        <w:rPr>
          <w:color w:val="000000" w:themeColor="text1"/>
        </w:rPr>
        <w:t xml:space="preserve"> 4.1</w:t>
      </w:r>
      <w:r w:rsidR="00E93610">
        <w:rPr>
          <w:color w:val="000000" w:themeColor="text1"/>
        </w:rPr>
        <w:t>4</w:t>
      </w:r>
      <w:r w:rsidR="005A6B27" w:rsidRPr="009B550C">
        <w:rPr>
          <w:color w:val="000000" w:themeColor="text1"/>
        </w:rPr>
        <w:t xml:space="preserve"> </w:t>
      </w:r>
      <w:r w:rsidR="00A20539">
        <w:rPr>
          <w:color w:val="000000" w:themeColor="text1"/>
        </w:rPr>
        <w:t>S</w:t>
      </w:r>
      <w:r w:rsidR="00705EB8" w:rsidRPr="009B550C">
        <w:rPr>
          <w:color w:val="000000" w:themeColor="text1"/>
        </w:rPr>
        <w:t xml:space="preserve">tatistics for </w:t>
      </w:r>
      <w:r w:rsidR="00705EB8" w:rsidRPr="00EF749E">
        <w:t>CPU core temperature</w:t>
      </w:r>
      <w:r w:rsidR="00195AAE" w:rsidRPr="0B733082">
        <w:t xml:space="preserve"> </w:t>
      </w:r>
      <w:r w:rsidR="00705EB8" w:rsidRPr="0B733082">
        <w:t>(</w:t>
      </w:r>
      <w:proofErr w:type="spellStart"/>
      <w:r w:rsidR="00705EB8" w:rsidRPr="00EF749E">
        <w:rPr>
          <w:vertAlign w:val="superscript"/>
        </w:rPr>
        <w:t>o</w:t>
      </w:r>
      <w:r w:rsidR="00195AAE">
        <w:t>C</w:t>
      </w:r>
      <w:proofErr w:type="spellEnd"/>
      <w:r w:rsidR="00195AAE" w:rsidRPr="0B733082">
        <w:t>)</w:t>
      </w:r>
      <w:r w:rsidR="00705EB8" w:rsidRPr="00EF749E">
        <w:t xml:space="preserve"> data of 3 Raspberry Nodes</w:t>
      </w:r>
    </w:p>
    <w:p w14:paraId="59E2D47E" w14:textId="77777777" w:rsidR="00705EB8" w:rsidRPr="0023465D" w:rsidRDefault="00D33BB3">
      <w:pPr>
        <w:pStyle w:val="NormalWeb"/>
        <w:spacing w:before="0" w:beforeAutospacing="0" w:after="0" w:afterAutospacing="0" w:line="480" w:lineRule="auto"/>
        <w:jc w:val="both"/>
        <w:textAlignment w:val="baseline"/>
        <w:rPr>
          <w:b/>
          <w:bCs/>
          <w:color w:val="000000" w:themeColor="text1"/>
        </w:rPr>
        <w:pPrChange w:id="339" w:author="Sri Pravallika Maddipati" w:date="2016-12-01T23:29:00Z">
          <w:pPr>
            <w:pStyle w:val="NormalWeb"/>
            <w:jc w:val="both"/>
            <w:textAlignment w:val="baseline"/>
          </w:pPr>
        </w:pPrChange>
      </w:pPr>
      <w:r>
        <w:rPr>
          <w:b/>
          <w:bCs/>
          <w:color w:val="000000" w:themeColor="text1"/>
        </w:rPr>
        <w:t xml:space="preserve">4. </w:t>
      </w:r>
      <w:proofErr w:type="spellStart"/>
      <w:r w:rsidR="00705EB8" w:rsidRPr="00EF749E">
        <w:rPr>
          <w:b/>
          <w:bCs/>
          <w:color w:val="000000" w:themeColor="text1"/>
        </w:rPr>
        <w:t>BlockChain</w:t>
      </w:r>
      <w:proofErr w:type="spellEnd"/>
      <w:r w:rsidR="00705EB8" w:rsidRPr="00EF749E">
        <w:rPr>
          <w:b/>
          <w:bCs/>
          <w:color w:val="000000" w:themeColor="text1"/>
        </w:rPr>
        <w:t xml:space="preserve"> Exploration</w:t>
      </w:r>
    </w:p>
    <w:p w14:paraId="6DFEDC75" w14:textId="77777777" w:rsidR="00705EB8" w:rsidRPr="00EF749E" w:rsidRDefault="00D33BB3">
      <w:pPr>
        <w:pStyle w:val="NormalWeb"/>
        <w:spacing w:before="0" w:beforeAutospacing="0" w:after="160" w:afterAutospacing="0" w:line="480" w:lineRule="auto"/>
        <w:jc w:val="both"/>
        <w:textAlignment w:val="baseline"/>
        <w:rPr>
          <w:b/>
          <w:bCs/>
          <w:color w:val="000000" w:themeColor="text1"/>
        </w:rPr>
      </w:pPr>
      <w:r>
        <w:rPr>
          <w:b/>
          <w:bCs/>
          <w:color w:val="000000" w:themeColor="text1"/>
        </w:rPr>
        <w:t xml:space="preserve">a) </w:t>
      </w:r>
      <w:r w:rsidR="00705EB8" w:rsidRPr="00EF749E">
        <w:rPr>
          <w:b/>
          <w:bCs/>
          <w:color w:val="000000" w:themeColor="text1"/>
        </w:rPr>
        <w:t>Mining Difficulty:</w:t>
      </w:r>
    </w:p>
    <w:p w14:paraId="655C69EA" w14:textId="77777777"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14:anchorId="5B5065D4" wp14:editId="365F4B36">
            <wp:extent cx="59512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1220" cy="2834640"/>
                    </a:xfrm>
                    <a:prstGeom prst="rect">
                      <a:avLst/>
                    </a:prstGeom>
                    <a:noFill/>
                    <a:ln>
                      <a:noFill/>
                    </a:ln>
                  </pic:spPr>
                </pic:pic>
              </a:graphicData>
            </a:graphic>
          </wp:inline>
        </w:drawing>
      </w:r>
    </w:p>
    <w:p w14:paraId="25582820" w14:textId="776C589E" w:rsidR="00705EB8" w:rsidRPr="0023465D" w:rsidRDefault="005A6B27" w:rsidP="0023465D">
      <w:pPr>
        <w:spacing w:after="120" w:line="480" w:lineRule="auto"/>
        <w:ind w:left="720"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4.1</w:t>
      </w:r>
      <w:r w:rsidR="00E93610">
        <w:rPr>
          <w:rFonts w:ascii="Times New Roman" w:eastAsia="Times New Roman" w:hAnsi="Times New Roman" w:cs="Times New Roman"/>
          <w:sz w:val="24"/>
          <w:szCs w:val="24"/>
        </w:rPr>
        <w:t>5</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 xml:space="preserve">Block Number vs Block </w:t>
      </w:r>
      <w:r w:rsidR="004146BD" w:rsidRPr="0023465D">
        <w:rPr>
          <w:rFonts w:ascii="Times New Roman" w:eastAsia="Times New Roman" w:hAnsi="Times New Roman" w:cs="Times New Roman"/>
          <w:sz w:val="24"/>
          <w:szCs w:val="24"/>
        </w:rPr>
        <w:t>Difficulty graph for blockchain</w:t>
      </w:r>
    </w:p>
    <w:p w14:paraId="42081F9A" w14:textId="6B2D07AB" w:rsidR="00705EB8" w:rsidRDefault="00705EB8" w:rsidP="0023465D">
      <w:pPr>
        <w:spacing w:after="240" w:line="480" w:lineRule="auto"/>
        <w:jc w:val="both"/>
        <w:rPr>
          <w:rFonts w:ascii="Times New Roman" w:eastAsia="Times New Roman" w:hAnsi="Times New Roman" w:cs="Times New Roman"/>
          <w:sz w:val="24"/>
          <w:szCs w:val="24"/>
        </w:rPr>
      </w:pPr>
      <w:r w:rsidRPr="00EF749E">
        <w:rPr>
          <w:rFonts w:ascii="Times New Roman" w:hAnsi="Times New Roman" w:cs="Times New Roman"/>
          <w:sz w:val="24"/>
          <w:szCs w:val="24"/>
        </w:rPr>
        <w:tab/>
      </w:r>
      <w:r w:rsidRPr="0023465D">
        <w:rPr>
          <w:rFonts w:ascii="Times New Roman" w:eastAsia="Times New Roman" w:hAnsi="Times New Roman" w:cs="Times New Roman"/>
          <w:sz w:val="24"/>
          <w:szCs w:val="24"/>
        </w:rPr>
        <w:t xml:space="preserve">Initially, we have started the private blockchain with the difficulty set to </w:t>
      </w:r>
      <w:r w:rsidRPr="0023465D">
        <w:rPr>
          <w:rFonts w:ascii="Times New Roman" w:eastAsia="Times New Roman" w:hAnsi="Times New Roman" w:cs="Times New Roman"/>
          <w:b/>
          <w:bCs/>
          <w:sz w:val="24"/>
          <w:szCs w:val="24"/>
        </w:rPr>
        <w:t>0x200</w:t>
      </w:r>
      <w:r w:rsidR="5A24A41C" w:rsidRPr="0023465D">
        <w:rPr>
          <w:rFonts w:ascii="Times New Roman" w:eastAsia="Times New Roman" w:hAnsi="Times New Roman" w:cs="Times New Roman"/>
          <w:sz w:val="24"/>
          <w:szCs w:val="24"/>
        </w:rPr>
        <w:t xml:space="preserve">. This value controls the block generation time in our private blockchain. However, this difficulty is designed to </w:t>
      </w:r>
      <w:r w:rsidR="0FC6AFB6" w:rsidRPr="0023465D">
        <w:rPr>
          <w:rFonts w:ascii="Times New Roman" w:eastAsia="Times New Roman" w:hAnsi="Times New Roman" w:cs="Times New Roman"/>
          <w:sz w:val="24"/>
          <w:szCs w:val="24"/>
        </w:rPr>
        <w:t>scale</w:t>
      </w:r>
      <w:r w:rsidR="3660AFCF" w:rsidRPr="0023465D">
        <w:rPr>
          <w:rFonts w:ascii="Times New Roman" w:eastAsia="Times New Roman" w:hAnsi="Times New Roman" w:cs="Times New Roman"/>
          <w:sz w:val="24"/>
          <w:szCs w:val="24"/>
        </w:rPr>
        <w:t xml:space="preserve"> </w:t>
      </w:r>
      <w:r w:rsidR="1A89C982" w:rsidRPr="0023465D">
        <w:rPr>
          <w:rFonts w:ascii="Times New Roman" w:eastAsia="Times New Roman" w:hAnsi="Times New Roman" w:cs="Times New Roman"/>
          <w:sz w:val="24"/>
          <w:szCs w:val="24"/>
        </w:rPr>
        <w:t>dynamic</w:t>
      </w:r>
      <w:r w:rsidR="0B733082" w:rsidRPr="0023465D">
        <w:rPr>
          <w:rFonts w:ascii="Times New Roman" w:eastAsia="Times New Roman" w:hAnsi="Times New Roman" w:cs="Times New Roman"/>
          <w:sz w:val="24"/>
          <w:szCs w:val="24"/>
        </w:rPr>
        <w:t>al</w:t>
      </w:r>
      <w:r w:rsidR="2D36A3DD" w:rsidRPr="0023465D">
        <w:rPr>
          <w:rFonts w:ascii="Times New Roman" w:eastAsia="Times New Roman" w:hAnsi="Times New Roman" w:cs="Times New Roman"/>
          <w:sz w:val="24"/>
          <w:szCs w:val="24"/>
        </w:rPr>
        <w:t>l</w:t>
      </w:r>
      <w:r w:rsidR="0B733082" w:rsidRPr="0023465D">
        <w:rPr>
          <w:rFonts w:ascii="Times New Roman" w:eastAsia="Times New Roman" w:hAnsi="Times New Roman" w:cs="Times New Roman"/>
          <w:sz w:val="24"/>
          <w:szCs w:val="24"/>
        </w:rPr>
        <w:t>y.</w:t>
      </w:r>
      <w:r w:rsidRPr="0023465D">
        <w:rPr>
          <w:rFonts w:ascii="Times New Roman" w:eastAsia="Times New Roman" w:hAnsi="Times New Roman" w:cs="Times New Roman"/>
          <w:sz w:val="24"/>
          <w:szCs w:val="24"/>
        </w:rPr>
        <w:t xml:space="preserve"> Over time, this difficulty increases so that the block generation time will fall to a default ~15 seconds (block time in Ethereum public blockchain). This is due to the design of the difficulty adjustment algorithm. </w:t>
      </w:r>
    </w:p>
    <w:p w14:paraId="29408809" w14:textId="77777777" w:rsidR="008068B5" w:rsidRDefault="008068B5" w:rsidP="0023465D">
      <w:pPr>
        <w:spacing w:after="240" w:line="480" w:lineRule="auto"/>
        <w:jc w:val="both"/>
        <w:rPr>
          <w:rFonts w:ascii="Times New Roman" w:eastAsia="Times New Roman" w:hAnsi="Times New Roman" w:cs="Times New Roman"/>
          <w:sz w:val="24"/>
          <w:szCs w:val="24"/>
        </w:rPr>
      </w:pPr>
    </w:p>
    <w:p w14:paraId="16A4D651" w14:textId="77777777" w:rsidR="008068B5" w:rsidRDefault="008068B5" w:rsidP="0023465D">
      <w:pPr>
        <w:spacing w:after="240" w:line="480" w:lineRule="auto"/>
        <w:jc w:val="both"/>
        <w:rPr>
          <w:rFonts w:ascii="Times New Roman" w:eastAsia="Times New Roman" w:hAnsi="Times New Roman" w:cs="Times New Roman"/>
          <w:sz w:val="24"/>
          <w:szCs w:val="24"/>
        </w:rPr>
      </w:pPr>
    </w:p>
    <w:p w14:paraId="7285FC26" w14:textId="77777777" w:rsidR="00205CD3" w:rsidRPr="0023465D" w:rsidRDefault="00205CD3" w:rsidP="0023465D">
      <w:pPr>
        <w:spacing w:after="240" w:line="480" w:lineRule="auto"/>
        <w:jc w:val="both"/>
        <w:rPr>
          <w:rFonts w:ascii="Times New Roman" w:eastAsia="Times New Roman" w:hAnsi="Times New Roman" w:cs="Times New Roman"/>
          <w:sz w:val="24"/>
          <w:szCs w:val="24"/>
        </w:rPr>
      </w:pPr>
    </w:p>
    <w:p w14:paraId="4CB137D4" w14:textId="77777777" w:rsidR="00705EB8" w:rsidRPr="0023465D" w:rsidRDefault="00705EB8" w:rsidP="0023465D">
      <w:pPr>
        <w:spacing w:after="0" w:line="480" w:lineRule="auto"/>
        <w:jc w:val="both"/>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lastRenderedPageBreak/>
        <w:t xml:space="preserve">Formula: </w:t>
      </w:r>
    </w:p>
    <w:p w14:paraId="45B79489" w14:textId="77777777" w:rsidR="00705EB8" w:rsidRPr="0023465D" w:rsidRDefault="00705EB8" w:rsidP="24D47E9E">
      <w:pPr>
        <w:spacing w:after="120" w:line="240" w:lineRule="auto"/>
        <w:jc w:val="both"/>
        <w:rPr>
          <w:rFonts w:ascii="Times New Roman" w:eastAsia="Times New Roman" w:hAnsi="Times New Roman" w:cs="Times New Roman"/>
          <w:i/>
          <w:iCs/>
          <w:sz w:val="24"/>
          <w:szCs w:val="24"/>
        </w:rPr>
      </w:pPr>
      <w:proofErr w:type="spellStart"/>
      <w:r w:rsidRPr="24D47E9E">
        <w:rPr>
          <w:rFonts w:ascii="Times New Roman" w:eastAsia="Times New Roman" w:hAnsi="Times New Roman" w:cs="Times New Roman"/>
          <w:i/>
          <w:iCs/>
          <w:sz w:val="24"/>
          <w:szCs w:val="24"/>
        </w:rPr>
        <w:t>block_diff</w:t>
      </w:r>
      <w:proofErr w:type="spellEnd"/>
      <w:r w:rsidRPr="24D47E9E">
        <w:rPr>
          <w:rFonts w:ascii="Times New Roman" w:eastAsia="Times New Roman" w:hAnsi="Times New Roman" w:cs="Times New Roman"/>
          <w:i/>
          <w:iCs/>
          <w:sz w:val="24"/>
          <w:szCs w:val="24"/>
        </w:rPr>
        <w:t xml:space="preserve"> = </w:t>
      </w:r>
      <w:proofErr w:type="spellStart"/>
      <w:r w:rsidRPr="24D47E9E">
        <w:rPr>
          <w:rFonts w:ascii="Times New Roman" w:eastAsia="Times New Roman" w:hAnsi="Times New Roman" w:cs="Times New Roman"/>
          <w:i/>
          <w:iCs/>
          <w:sz w:val="24"/>
          <w:szCs w:val="24"/>
        </w:rPr>
        <w:t>parent_diff</w:t>
      </w:r>
      <w:proofErr w:type="spellEnd"/>
      <w:r w:rsidRPr="24D47E9E">
        <w:rPr>
          <w:rFonts w:ascii="Times New Roman" w:eastAsia="Times New Roman" w:hAnsi="Times New Roman" w:cs="Times New Roman"/>
          <w:i/>
          <w:iCs/>
          <w:sz w:val="24"/>
          <w:szCs w:val="24"/>
        </w:rPr>
        <w:t xml:space="preserve"> + </w:t>
      </w:r>
      <w:proofErr w:type="spellStart"/>
      <w:r w:rsidRPr="24D47E9E">
        <w:rPr>
          <w:rFonts w:ascii="Times New Roman" w:eastAsia="Times New Roman" w:hAnsi="Times New Roman" w:cs="Times New Roman"/>
          <w:i/>
          <w:iCs/>
          <w:sz w:val="24"/>
          <w:szCs w:val="24"/>
        </w:rPr>
        <w:t>parent_diff</w:t>
      </w:r>
      <w:proofErr w:type="spellEnd"/>
      <w:r w:rsidRPr="24D47E9E">
        <w:rPr>
          <w:rFonts w:ascii="Times New Roman" w:eastAsia="Times New Roman" w:hAnsi="Times New Roman" w:cs="Times New Roman"/>
          <w:i/>
          <w:iCs/>
          <w:sz w:val="24"/>
          <w:szCs w:val="24"/>
        </w:rPr>
        <w:t xml:space="preserve"> // 2048 * </w:t>
      </w:r>
      <w:proofErr w:type="gramStart"/>
      <w:r w:rsidRPr="24D47E9E">
        <w:rPr>
          <w:rFonts w:ascii="Times New Roman" w:eastAsia="Times New Roman" w:hAnsi="Times New Roman" w:cs="Times New Roman"/>
          <w:i/>
          <w:iCs/>
          <w:sz w:val="24"/>
          <w:szCs w:val="24"/>
        </w:rPr>
        <w:t>max(</w:t>
      </w:r>
      <w:proofErr w:type="gramEnd"/>
      <w:r w:rsidRPr="24D47E9E">
        <w:rPr>
          <w:rFonts w:ascii="Times New Roman" w:eastAsia="Times New Roman" w:hAnsi="Times New Roman" w:cs="Times New Roman"/>
          <w:i/>
          <w:iCs/>
          <w:sz w:val="24"/>
          <w:szCs w:val="24"/>
        </w:rPr>
        <w:t>1 - (</w:t>
      </w:r>
      <w:proofErr w:type="spellStart"/>
      <w:r w:rsidRPr="24D47E9E">
        <w:rPr>
          <w:rFonts w:ascii="Times New Roman" w:eastAsia="Times New Roman" w:hAnsi="Times New Roman" w:cs="Times New Roman"/>
          <w:i/>
          <w:iCs/>
          <w:sz w:val="24"/>
          <w:szCs w:val="24"/>
        </w:rPr>
        <w:t>block_timestamp</w:t>
      </w:r>
      <w:proofErr w:type="spellEnd"/>
      <w:r w:rsidRPr="24D47E9E">
        <w:rPr>
          <w:rFonts w:ascii="Times New Roman" w:eastAsia="Times New Roman" w:hAnsi="Times New Roman" w:cs="Times New Roman"/>
          <w:i/>
          <w:iCs/>
          <w:sz w:val="24"/>
          <w:szCs w:val="24"/>
        </w:rPr>
        <w:t xml:space="preserve"> - </w:t>
      </w:r>
      <w:proofErr w:type="spellStart"/>
      <w:r w:rsidRPr="24D47E9E">
        <w:rPr>
          <w:rFonts w:ascii="Times New Roman" w:eastAsia="Times New Roman" w:hAnsi="Times New Roman" w:cs="Times New Roman"/>
          <w:i/>
          <w:iCs/>
          <w:sz w:val="24"/>
          <w:szCs w:val="24"/>
        </w:rPr>
        <w:t>parent_timestamp</w:t>
      </w:r>
      <w:proofErr w:type="spellEnd"/>
      <w:r w:rsidRPr="24D47E9E">
        <w:rPr>
          <w:rFonts w:ascii="Times New Roman" w:eastAsia="Times New Roman" w:hAnsi="Times New Roman" w:cs="Times New Roman"/>
          <w:i/>
          <w:iCs/>
          <w:sz w:val="24"/>
          <w:szCs w:val="24"/>
        </w:rPr>
        <w:t xml:space="preserve">) // 10, -99) + </w:t>
      </w:r>
      <w:proofErr w:type="spellStart"/>
      <w:r w:rsidRPr="24D47E9E">
        <w:rPr>
          <w:rFonts w:ascii="Times New Roman" w:eastAsia="Times New Roman" w:hAnsi="Times New Roman" w:cs="Times New Roman"/>
          <w:i/>
          <w:iCs/>
          <w:sz w:val="24"/>
          <w:szCs w:val="24"/>
        </w:rPr>
        <w:t>int</w:t>
      </w:r>
      <w:proofErr w:type="spellEnd"/>
      <w:r w:rsidRPr="24D47E9E">
        <w:rPr>
          <w:rFonts w:ascii="Times New Roman" w:eastAsia="Times New Roman" w:hAnsi="Times New Roman" w:cs="Times New Roman"/>
          <w:i/>
          <w:iCs/>
          <w:sz w:val="24"/>
          <w:szCs w:val="24"/>
        </w:rPr>
        <w:t>(2**((</w:t>
      </w:r>
      <w:proofErr w:type="spellStart"/>
      <w:r w:rsidRPr="24D47E9E">
        <w:rPr>
          <w:rFonts w:ascii="Times New Roman" w:eastAsia="Times New Roman" w:hAnsi="Times New Roman" w:cs="Times New Roman"/>
          <w:i/>
          <w:iCs/>
          <w:sz w:val="24"/>
          <w:szCs w:val="24"/>
        </w:rPr>
        <w:t>block.number</w:t>
      </w:r>
      <w:proofErr w:type="spellEnd"/>
      <w:r w:rsidRPr="24D47E9E">
        <w:rPr>
          <w:rFonts w:ascii="Times New Roman" w:eastAsia="Times New Roman" w:hAnsi="Times New Roman" w:cs="Times New Roman"/>
          <w:i/>
          <w:iCs/>
          <w:sz w:val="24"/>
          <w:szCs w:val="24"/>
        </w:rPr>
        <w:t xml:space="preserve"> // 100000) - 2)). </w:t>
      </w:r>
      <w:r w:rsidRPr="0023465D">
        <w:rPr>
          <w:rFonts w:ascii="Times New Roman" w:eastAsia="Times New Roman" w:hAnsi="Times New Roman" w:cs="Times New Roman"/>
          <w:sz w:val="24"/>
          <w:szCs w:val="24"/>
        </w:rPr>
        <w:t>[4</w:t>
      </w:r>
      <w:r w:rsidR="00C07647" w:rsidRPr="0023465D">
        <w:rPr>
          <w:rFonts w:ascii="Times New Roman" w:eastAsia="Times New Roman" w:hAnsi="Times New Roman" w:cs="Times New Roman"/>
          <w:sz w:val="24"/>
          <w:szCs w:val="24"/>
        </w:rPr>
        <w:t>4</w:t>
      </w:r>
      <w:r w:rsidRPr="0023465D">
        <w:rPr>
          <w:rFonts w:ascii="Times New Roman" w:eastAsia="Times New Roman" w:hAnsi="Times New Roman" w:cs="Times New Roman"/>
          <w:sz w:val="24"/>
          <w:szCs w:val="24"/>
        </w:rPr>
        <w:t>]</w:t>
      </w:r>
    </w:p>
    <w:p w14:paraId="2ECA216A" w14:textId="77777777" w:rsidR="00705EB8" w:rsidRPr="0023465D" w:rsidRDefault="00705EB8" w:rsidP="0023465D">
      <w:pPr>
        <w:spacing w:after="120"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Where // is the integer division operator, </w:t>
      </w:r>
      <w:proofErr w:type="spellStart"/>
      <w:r w:rsidRPr="0023465D">
        <w:rPr>
          <w:rFonts w:ascii="Times New Roman" w:eastAsia="Times New Roman" w:hAnsi="Times New Roman" w:cs="Times New Roman"/>
          <w:sz w:val="24"/>
          <w:szCs w:val="24"/>
        </w:rPr>
        <w:t>eg</w:t>
      </w:r>
      <w:proofErr w:type="spellEnd"/>
      <w:r w:rsidRPr="0023465D">
        <w:rPr>
          <w:rFonts w:ascii="Times New Roman" w:eastAsia="Times New Roman" w:hAnsi="Times New Roman" w:cs="Times New Roman"/>
          <w:sz w:val="24"/>
          <w:szCs w:val="24"/>
        </w:rPr>
        <w:t>. 6 // 2 = 3, 7 // 2 = 3, 8 // 2 = 4.</w:t>
      </w:r>
    </w:p>
    <w:p w14:paraId="1B70AA97" w14:textId="77777777" w:rsidR="00705EB8" w:rsidRPr="0023465D" w:rsidRDefault="00705EB8" w:rsidP="0023465D">
      <w:pPr>
        <w:spacing w:after="0" w:line="480" w:lineRule="auto"/>
        <w:jc w:val="both"/>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What does this mean?</w:t>
      </w:r>
    </w:p>
    <w:p w14:paraId="4C4D167B" w14:textId="77777777" w:rsidR="00705EB8" w:rsidRPr="0023465D" w:rsidRDefault="00705EB8"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If the timestamp difference (</w:t>
      </w:r>
      <w:proofErr w:type="spellStart"/>
      <w:r w:rsidRPr="0023465D">
        <w:rPr>
          <w:rFonts w:ascii="Times New Roman" w:eastAsia="Times New Roman" w:hAnsi="Times New Roman" w:cs="Times New Roman"/>
          <w:sz w:val="24"/>
          <w:szCs w:val="24"/>
        </w:rPr>
        <w:t>block_timestamp</w:t>
      </w:r>
      <w:proofErr w:type="spellEnd"/>
      <w:r w:rsidRPr="0023465D">
        <w:rPr>
          <w:rFonts w:ascii="Times New Roman" w:eastAsia="Times New Roman" w:hAnsi="Times New Roman" w:cs="Times New Roman"/>
          <w:sz w:val="24"/>
          <w:szCs w:val="24"/>
        </w:rPr>
        <w:t xml:space="preserve"> - </w:t>
      </w:r>
      <w:proofErr w:type="spellStart"/>
      <w:r w:rsidRPr="0023465D">
        <w:rPr>
          <w:rFonts w:ascii="Times New Roman" w:eastAsia="Times New Roman" w:hAnsi="Times New Roman" w:cs="Times New Roman"/>
          <w:sz w:val="24"/>
          <w:szCs w:val="24"/>
        </w:rPr>
        <w:t>parent_timestamp</w:t>
      </w:r>
      <w:proofErr w:type="spellEnd"/>
      <w:r w:rsidRPr="0023465D">
        <w:rPr>
          <w:rFonts w:ascii="Times New Roman" w:eastAsia="Times New Roman" w:hAnsi="Times New Roman" w:cs="Times New Roman"/>
          <w:sz w:val="24"/>
          <w:szCs w:val="24"/>
        </w:rPr>
        <w:t>) is:</w:t>
      </w:r>
    </w:p>
    <w:p w14:paraId="44644C4B" w14:textId="77777777" w:rsidR="00705EB8" w:rsidRPr="0023465D" w:rsidRDefault="00705EB8" w:rsidP="0023465D">
      <w:pPr>
        <w:pStyle w:val="ListParagraph"/>
        <w:numPr>
          <w:ilvl w:val="0"/>
          <w:numId w:val="13"/>
        </w:num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&lt; 10 seconds, the difficulty is adjusted upwards by </w:t>
      </w:r>
      <w:proofErr w:type="spellStart"/>
      <w:r w:rsidRPr="0023465D">
        <w:rPr>
          <w:rFonts w:ascii="Times New Roman" w:eastAsia="Times New Roman" w:hAnsi="Times New Roman" w:cs="Times New Roman"/>
          <w:sz w:val="24"/>
          <w:szCs w:val="24"/>
        </w:rPr>
        <w:t>parent_diff</w:t>
      </w:r>
      <w:proofErr w:type="spellEnd"/>
      <w:r w:rsidRPr="0023465D">
        <w:rPr>
          <w:rFonts w:ascii="Times New Roman" w:eastAsia="Times New Roman" w:hAnsi="Times New Roman" w:cs="Times New Roman"/>
          <w:sz w:val="24"/>
          <w:szCs w:val="24"/>
        </w:rPr>
        <w:t xml:space="preserve"> // 2048 * 1</w:t>
      </w:r>
    </w:p>
    <w:p w14:paraId="56CFAA64" w14:textId="77777777" w:rsidR="00705EB8" w:rsidRPr="0023465D" w:rsidRDefault="00705EB8" w:rsidP="0023465D">
      <w:pPr>
        <w:pStyle w:val="ListParagraph"/>
        <w:numPr>
          <w:ilvl w:val="0"/>
          <w:numId w:val="13"/>
        </w:num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10 to 19 seconds, the difficulty is left unchanged</w:t>
      </w:r>
    </w:p>
    <w:p w14:paraId="77C8B3AA" w14:textId="77777777" w:rsidR="00705EB8" w:rsidRPr="0023465D" w:rsidRDefault="00705EB8" w:rsidP="0023465D">
      <w:pPr>
        <w:pStyle w:val="ListParagraph"/>
        <w:numPr>
          <w:ilvl w:val="0"/>
          <w:numId w:val="13"/>
        </w:numPr>
        <w:spacing w:after="12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&gt;= 20 seconds, the difficulty is adjust downwards proportional to the timestamp difference, from </w:t>
      </w:r>
      <w:proofErr w:type="spellStart"/>
      <w:r w:rsidRPr="24D47E9E">
        <w:rPr>
          <w:rFonts w:ascii="Times New Roman" w:eastAsia="Times New Roman" w:hAnsi="Times New Roman" w:cs="Times New Roman"/>
          <w:i/>
          <w:iCs/>
          <w:sz w:val="24"/>
          <w:szCs w:val="24"/>
        </w:rPr>
        <w:t>parent_diff</w:t>
      </w:r>
      <w:proofErr w:type="spellEnd"/>
      <w:r w:rsidRPr="24D47E9E">
        <w:rPr>
          <w:rFonts w:ascii="Times New Roman" w:eastAsia="Times New Roman" w:hAnsi="Times New Roman" w:cs="Times New Roman"/>
          <w:i/>
          <w:iCs/>
          <w:sz w:val="24"/>
          <w:szCs w:val="24"/>
        </w:rPr>
        <w:t xml:space="preserve"> // 2048 * -1</w:t>
      </w:r>
      <w:r w:rsidRPr="0023465D">
        <w:rPr>
          <w:rFonts w:ascii="Times New Roman" w:eastAsia="Times New Roman" w:hAnsi="Times New Roman" w:cs="Times New Roman"/>
          <w:sz w:val="24"/>
          <w:szCs w:val="24"/>
        </w:rPr>
        <w:t xml:space="preserve"> to a max downward adjustment of </w:t>
      </w:r>
      <w:proofErr w:type="spellStart"/>
      <w:r w:rsidRPr="24D47E9E">
        <w:rPr>
          <w:rFonts w:ascii="Times New Roman" w:eastAsia="Times New Roman" w:hAnsi="Times New Roman" w:cs="Times New Roman"/>
          <w:i/>
          <w:iCs/>
          <w:sz w:val="24"/>
          <w:szCs w:val="24"/>
        </w:rPr>
        <w:t>parent_diff</w:t>
      </w:r>
      <w:proofErr w:type="spellEnd"/>
      <w:r w:rsidRPr="24D47E9E">
        <w:rPr>
          <w:rFonts w:ascii="Times New Roman" w:eastAsia="Times New Roman" w:hAnsi="Times New Roman" w:cs="Times New Roman"/>
          <w:i/>
          <w:iCs/>
          <w:sz w:val="24"/>
          <w:szCs w:val="24"/>
        </w:rPr>
        <w:t xml:space="preserve"> // 2048 * -99</w:t>
      </w:r>
    </w:p>
    <w:p w14:paraId="69A16BD4" w14:textId="77777777" w:rsidR="00705EB8" w:rsidRPr="0023465D" w:rsidRDefault="00705EB8" w:rsidP="0023465D">
      <w:pPr>
        <w:spacing w:after="12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So, according to the algorithm, the difficulty level is dynamically modified and is directly dependent on the timestamp difference between the blocks. </w:t>
      </w:r>
    </w:p>
    <w:p w14:paraId="70B29395" w14:textId="77777777" w:rsidR="00705EB8" w:rsidRPr="0023465D" w:rsidRDefault="00705EB8" w:rsidP="0023465D">
      <w:pPr>
        <w:spacing w:after="240" w:line="480" w:lineRule="auto"/>
        <w:jc w:val="both"/>
        <w:rPr>
          <w:rFonts w:ascii="Times New Roman" w:eastAsia="Times New Roman" w:hAnsi="Times New Roman" w:cs="Times New Roman"/>
          <w:sz w:val="24"/>
          <w:szCs w:val="24"/>
        </w:rPr>
      </w:pPr>
      <w:r w:rsidRPr="24D47E9E">
        <w:rPr>
          <w:rFonts w:ascii="Times New Roman" w:eastAsia="Times New Roman" w:hAnsi="Times New Roman" w:cs="Times New Roman"/>
          <w:i/>
          <w:iCs/>
          <w:sz w:val="24"/>
          <w:szCs w:val="24"/>
        </w:rPr>
        <w:t xml:space="preserve">“This guarantees to keep block time in the 10-20 range and according to simulations restores the target 15 second </w:t>
      </w:r>
      <w:proofErr w:type="spellStart"/>
      <w:r w:rsidRPr="24D47E9E">
        <w:rPr>
          <w:rFonts w:ascii="Times New Roman" w:eastAsia="Times New Roman" w:hAnsi="Times New Roman" w:cs="Times New Roman"/>
          <w:i/>
          <w:iCs/>
          <w:sz w:val="24"/>
          <w:szCs w:val="24"/>
        </w:rPr>
        <w:t>blocktime</w:t>
      </w:r>
      <w:proofErr w:type="spellEnd"/>
      <w:r w:rsidRPr="24D47E9E">
        <w:rPr>
          <w:rFonts w:ascii="Times New Roman" w:eastAsia="Times New Roman" w:hAnsi="Times New Roman" w:cs="Times New Roman"/>
          <w:i/>
          <w:iCs/>
          <w:sz w:val="24"/>
          <w:szCs w:val="24"/>
        </w:rPr>
        <w:t>.”</w:t>
      </w:r>
      <w:r w:rsidR="007B111F" w:rsidRPr="0023465D">
        <w:rPr>
          <w:rFonts w:ascii="Times New Roman" w:eastAsia="Times New Roman" w:hAnsi="Times New Roman" w:cs="Times New Roman"/>
          <w:sz w:val="24"/>
          <w:szCs w:val="24"/>
        </w:rPr>
        <w:t>[</w:t>
      </w:r>
      <w:r w:rsidR="00C07647" w:rsidRPr="0023465D">
        <w:rPr>
          <w:rFonts w:ascii="Times New Roman" w:eastAsia="Times New Roman" w:hAnsi="Times New Roman" w:cs="Times New Roman"/>
          <w:sz w:val="24"/>
          <w:szCs w:val="24"/>
        </w:rPr>
        <w:t>4</w:t>
      </w:r>
      <w:r w:rsidR="007B111F" w:rsidRPr="0023465D">
        <w:rPr>
          <w:rFonts w:ascii="Times New Roman" w:eastAsia="Times New Roman" w:hAnsi="Times New Roman" w:cs="Times New Roman"/>
          <w:sz w:val="24"/>
          <w:szCs w:val="24"/>
        </w:rPr>
        <w:t xml:space="preserve">5] </w:t>
      </w:r>
    </w:p>
    <w:p w14:paraId="0DD4A6BB" w14:textId="77777777" w:rsidR="00705EB8" w:rsidRPr="0023465D" w:rsidRDefault="00705EB8" w:rsidP="0023465D">
      <w:pPr>
        <w:spacing w:after="0" w:line="480" w:lineRule="auto"/>
        <w:jc w:val="both"/>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Making the mining difficulty static for a private blockchain:</w:t>
      </w:r>
    </w:p>
    <w:p w14:paraId="320D011E" w14:textId="77777777" w:rsidR="00705EB8" w:rsidRPr="0023465D" w:rsidRDefault="00705EB8" w:rsidP="0023465D">
      <w:pPr>
        <w:spacing w:after="12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Since the difficulty algorithm is present in the implementations of Ethereum (</w:t>
      </w:r>
      <w:proofErr w:type="spellStart"/>
      <w:r w:rsidRPr="0023465D">
        <w:rPr>
          <w:rFonts w:ascii="Times New Roman" w:eastAsia="Times New Roman" w:hAnsi="Times New Roman" w:cs="Times New Roman"/>
          <w:sz w:val="24"/>
          <w:szCs w:val="24"/>
        </w:rPr>
        <w:t>geth</w:t>
      </w:r>
      <w:proofErr w:type="spellEnd"/>
      <w:r w:rsidRPr="0023465D">
        <w:rPr>
          <w:rFonts w:ascii="Times New Roman" w:eastAsia="Times New Roman" w:hAnsi="Times New Roman" w:cs="Times New Roman"/>
          <w:sz w:val="24"/>
          <w:szCs w:val="24"/>
        </w:rPr>
        <w:t xml:space="preserve"> in our case), it can be modified to return a static block time. </w:t>
      </w:r>
    </w:p>
    <w:p w14:paraId="37F0A3AE" w14:textId="77777777" w:rsidR="00705EB8" w:rsidRPr="0023465D" w:rsidRDefault="00705EB8" w:rsidP="24D47E9E">
      <w:pPr>
        <w:spacing w:after="120" w:line="480" w:lineRule="auto"/>
        <w:jc w:val="both"/>
        <w:rPr>
          <w:rFonts w:ascii="Times New Roman" w:eastAsia="Times New Roman" w:hAnsi="Times New Roman" w:cs="Times New Roman"/>
          <w:i/>
          <w:iCs/>
          <w:sz w:val="24"/>
          <w:szCs w:val="24"/>
        </w:rPr>
      </w:pPr>
      <w:proofErr w:type="spellStart"/>
      <w:proofErr w:type="gramStart"/>
      <w:r w:rsidRPr="24D47E9E">
        <w:rPr>
          <w:rFonts w:ascii="Times New Roman" w:eastAsia="Times New Roman" w:hAnsi="Times New Roman" w:cs="Times New Roman"/>
          <w:i/>
          <w:iCs/>
          <w:sz w:val="24"/>
          <w:szCs w:val="24"/>
        </w:rPr>
        <w:t>func</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CalcDifficulty</w:t>
      </w:r>
      <w:proofErr w:type="spellEnd"/>
      <w:r w:rsidRPr="24D47E9E">
        <w:rPr>
          <w:rFonts w:ascii="Times New Roman" w:eastAsia="Times New Roman" w:hAnsi="Times New Roman" w:cs="Times New Roman"/>
          <w:i/>
          <w:iCs/>
          <w:sz w:val="24"/>
          <w:szCs w:val="24"/>
        </w:rPr>
        <w:t xml:space="preserve">(&lt;parameters&gt;) { return </w:t>
      </w:r>
      <w:proofErr w:type="spellStart"/>
      <w:r w:rsidRPr="24D47E9E">
        <w:rPr>
          <w:rFonts w:ascii="Times New Roman" w:eastAsia="Times New Roman" w:hAnsi="Times New Roman" w:cs="Times New Roman"/>
          <w:i/>
          <w:iCs/>
          <w:sz w:val="24"/>
          <w:szCs w:val="24"/>
        </w:rPr>
        <w:t>big.NewInt</w:t>
      </w:r>
      <w:proofErr w:type="spellEnd"/>
      <w:r w:rsidRPr="24D47E9E">
        <w:rPr>
          <w:rFonts w:ascii="Times New Roman" w:eastAsia="Times New Roman" w:hAnsi="Times New Roman" w:cs="Times New Roman"/>
          <w:i/>
          <w:iCs/>
          <w:sz w:val="24"/>
          <w:szCs w:val="24"/>
        </w:rPr>
        <w:t>(0x4000) }</w:t>
      </w:r>
    </w:p>
    <w:p w14:paraId="25C42480" w14:textId="77777777" w:rsidR="00705EB8" w:rsidRPr="0023465D" w:rsidDel="00863312" w:rsidRDefault="00705EB8" w:rsidP="0023465D">
      <w:pPr>
        <w:spacing w:line="480" w:lineRule="auto"/>
        <w:jc w:val="both"/>
        <w:rPr>
          <w:del w:id="340" w:author="Sri Harsha Mekala" w:date="2016-12-01T10:45:00Z"/>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This sets the difficulty target of every block to a constant value of 0x4000. </w:t>
      </w:r>
      <w:proofErr w:type="spellStart"/>
      <w:r w:rsidRPr="0023465D">
        <w:rPr>
          <w:rFonts w:ascii="Times New Roman" w:eastAsia="Times New Roman" w:hAnsi="Times New Roman" w:cs="Times New Roman"/>
          <w:sz w:val="24"/>
          <w:szCs w:val="24"/>
        </w:rPr>
        <w:t>Geth</w:t>
      </w:r>
      <w:proofErr w:type="spellEnd"/>
      <w:r w:rsidRPr="0023465D">
        <w:rPr>
          <w:rFonts w:ascii="Times New Roman" w:eastAsia="Times New Roman" w:hAnsi="Times New Roman" w:cs="Times New Roman"/>
          <w:sz w:val="24"/>
          <w:szCs w:val="24"/>
        </w:rPr>
        <w:t xml:space="preserve"> should be built from source for this to take effect. However, the network should be tested for uncle rate and orphan blocks.</w:t>
      </w:r>
    </w:p>
    <w:p w14:paraId="70B9179E" w14:textId="6BB95E11" w:rsidR="00705EB8" w:rsidRPr="00EF749E" w:rsidDel="00863312" w:rsidRDefault="00705EB8" w:rsidP="00705EB8">
      <w:pPr>
        <w:spacing w:line="480" w:lineRule="auto"/>
        <w:jc w:val="both"/>
        <w:rPr>
          <w:del w:id="341" w:author="Sri Harsha Mekala" w:date="2016-12-01T10:45:00Z"/>
          <w:rFonts w:ascii="Times New Roman" w:hAnsi="Times New Roman" w:cs="Times New Roman"/>
          <w:sz w:val="24"/>
          <w:szCs w:val="24"/>
        </w:rPr>
      </w:pPr>
    </w:p>
    <w:p w14:paraId="47DEE465" w14:textId="77777777" w:rsidR="00705EB8" w:rsidRPr="00EF749E" w:rsidRDefault="00705EB8">
      <w:pPr>
        <w:spacing w:line="480" w:lineRule="auto"/>
        <w:jc w:val="both"/>
        <w:rPr>
          <w:rFonts w:ascii="Times New Roman" w:eastAsia="Times New Roman" w:hAnsi="Times New Roman" w:cs="Times New Roman"/>
          <w:sz w:val="24"/>
          <w:szCs w:val="24"/>
          <w:rPrChange w:id="342" w:author="Sri Pravallika Maddipati" w:date="2016-12-01T23:29:00Z">
            <w:rPr>
              <w:rFonts w:ascii="Times New Roman" w:hAnsi="Times New Roman" w:cs="Times New Roman"/>
              <w:sz w:val="24"/>
              <w:szCs w:val="24"/>
            </w:rPr>
          </w:rPrChange>
        </w:rPr>
        <w:pPrChange w:id="343" w:author="Sri Pravallika Maddipati" w:date="2016-12-01T23:29:00Z">
          <w:pPr>
            <w:jc w:val="both"/>
          </w:pPr>
        </w:pPrChange>
      </w:pPr>
    </w:p>
    <w:p w14:paraId="4CECDC5E" w14:textId="77777777" w:rsidR="00705EB8" w:rsidRPr="00EF749E" w:rsidRDefault="007B111F" w:rsidP="00EB6208">
      <w:pPr>
        <w:pStyle w:val="NormalWeb"/>
        <w:spacing w:before="0" w:beforeAutospacing="0" w:after="160" w:afterAutospacing="0" w:line="480" w:lineRule="auto"/>
        <w:jc w:val="both"/>
        <w:textAlignment w:val="baseline"/>
        <w:rPr>
          <w:b/>
          <w:bCs/>
          <w:color w:val="000000" w:themeColor="text1"/>
        </w:rPr>
      </w:pPr>
      <w:r>
        <w:rPr>
          <w:b/>
          <w:bCs/>
          <w:color w:val="000000" w:themeColor="text1"/>
        </w:rPr>
        <w:lastRenderedPageBreak/>
        <w:t xml:space="preserve">b) </w:t>
      </w:r>
      <w:r w:rsidR="00705EB8" w:rsidRPr="00EF749E">
        <w:rPr>
          <w:b/>
          <w:bCs/>
          <w:color w:val="000000" w:themeColor="text1"/>
        </w:rPr>
        <w:t>Block Time:</w:t>
      </w:r>
      <w:r w:rsidR="00705EB8" w:rsidRPr="00EF749E">
        <w:rPr>
          <w:b/>
          <w:bCs/>
          <w:noProof/>
          <w:color w:val="000000" w:themeColor="text1"/>
        </w:rPr>
        <w:t xml:space="preserve"> </w:t>
      </w:r>
    </w:p>
    <w:p w14:paraId="35CEEEA5" w14:textId="77777777"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14:anchorId="00D51E41" wp14:editId="0AF6499B">
            <wp:extent cx="6111240" cy="3619500"/>
            <wp:effectExtent l="0" t="0" r="3810" b="0"/>
            <wp:docPr id="20" name="Picture 20" descr="drive-download-20161118T141220Z/BlockTime/BlockT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ive-download-20161118T141220Z/BlockTime/BlockTim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3619500"/>
                    </a:xfrm>
                    <a:prstGeom prst="rect">
                      <a:avLst/>
                    </a:prstGeom>
                    <a:noFill/>
                    <a:ln>
                      <a:noFill/>
                    </a:ln>
                  </pic:spPr>
                </pic:pic>
              </a:graphicData>
            </a:graphic>
          </wp:inline>
        </w:drawing>
      </w:r>
    </w:p>
    <w:p w14:paraId="5EA60A61" w14:textId="29BFD5ED" w:rsidR="00705EB8" w:rsidRPr="0023465D" w:rsidRDefault="005A6B27" w:rsidP="0023465D">
      <w:pPr>
        <w:spacing w:after="120"/>
        <w:ind w:left="720" w:firstLine="72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4.1</w:t>
      </w:r>
      <w:r w:rsidR="00E93610">
        <w:rPr>
          <w:rFonts w:ascii="Times New Roman" w:eastAsia="Times New Roman" w:hAnsi="Times New Roman" w:cs="Times New Roman"/>
          <w:sz w:val="24"/>
          <w:szCs w:val="24"/>
        </w:rPr>
        <w:t>6</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Block Number vs Block Time for blockchain</w:t>
      </w:r>
    </w:p>
    <w:p w14:paraId="22E90E4C" w14:textId="77777777" w:rsidR="00705EB8" w:rsidRPr="00EF749E" w:rsidRDefault="00705EB8" w:rsidP="00705EB8">
      <w:pPr>
        <w:pStyle w:val="NormalWeb"/>
        <w:spacing w:before="0" w:beforeAutospacing="0" w:after="160" w:afterAutospacing="0"/>
        <w:jc w:val="both"/>
        <w:textAlignment w:val="baseline"/>
        <w:rPr>
          <w:b/>
          <w:bCs/>
          <w:color w:val="000000" w:themeColor="text1"/>
        </w:rPr>
      </w:pPr>
    </w:p>
    <w:p w14:paraId="61D63207" w14:textId="77777777"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14:anchorId="2572764F" wp14:editId="3331801E">
            <wp:extent cx="5935980" cy="2979420"/>
            <wp:effectExtent l="0" t="0" r="7620" b="0"/>
            <wp:docPr id="19" name="Picture 19" descr="drive-download-20161118T141220Z/BlockTime/Screen%20Shot%202016-11-18%20at%2010.06.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ive-download-20161118T141220Z/BlockTime/Screen%20Shot%202016-11-18%20at%2010.06.26%20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14:paraId="714A2E20" w14:textId="0BF37104" w:rsidR="00705EB8" w:rsidRPr="0023465D" w:rsidRDefault="005A6B27" w:rsidP="0023465D">
      <w:pPr>
        <w:spacing w:after="120"/>
        <w:ind w:left="720" w:firstLine="72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4.1</w:t>
      </w:r>
      <w:r w:rsidR="00E93610">
        <w:rPr>
          <w:rFonts w:ascii="Times New Roman" w:eastAsia="Times New Roman" w:hAnsi="Times New Roman" w:cs="Times New Roman"/>
          <w:sz w:val="24"/>
          <w:szCs w:val="24"/>
        </w:rPr>
        <w:t>7</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Sub-part (block number 2000 - 3000) of above Graph</w:t>
      </w:r>
    </w:p>
    <w:p w14:paraId="45D87DEE" w14:textId="77777777" w:rsidR="00705EB8" w:rsidRPr="00EF749E" w:rsidRDefault="00705EB8" w:rsidP="00705EB8">
      <w:pPr>
        <w:pStyle w:val="NormalWeb"/>
        <w:spacing w:before="0" w:beforeAutospacing="0" w:after="160" w:afterAutospacing="0"/>
        <w:jc w:val="both"/>
        <w:textAlignment w:val="baseline"/>
        <w:rPr>
          <w:bCs/>
          <w:color w:val="000000" w:themeColor="text1"/>
        </w:rPr>
      </w:pPr>
      <w:r w:rsidRPr="00EF749E">
        <w:rPr>
          <w:noProof/>
          <w:color w:val="000000" w:themeColor="text1"/>
        </w:rPr>
        <w:lastRenderedPageBreak/>
        <w:drawing>
          <wp:inline distT="0" distB="0" distL="0" distR="0" wp14:anchorId="0D0CBEB4" wp14:editId="3CFCB946">
            <wp:extent cx="5943600" cy="3238500"/>
            <wp:effectExtent l="0" t="0" r="0" b="0"/>
            <wp:docPr id="18" name="Picture 18" descr="drive-download-20161118T141220Z/BlockTime/Screen%20Shot%202016-11-18%20at%2010.0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ive-download-20161118T141220Z/BlockTime/Screen%20Shot%202016-11-18%20at%2010.07.21%20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1D63FA7D" w14:textId="0FCD2785" w:rsidR="00705EB8" w:rsidRPr="0023465D" w:rsidRDefault="00DD3536" w:rsidP="0023465D">
      <w:pPr>
        <w:spacing w:after="120"/>
        <w:ind w:left="1440"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4.1</w:t>
      </w:r>
      <w:r w:rsidR="00E93610">
        <w:rPr>
          <w:rFonts w:ascii="Times New Roman" w:eastAsia="Times New Roman" w:hAnsi="Times New Roman" w:cs="Times New Roman"/>
          <w:sz w:val="24"/>
          <w:szCs w:val="24"/>
        </w:rPr>
        <w:t>8</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Sub-part (block number 10000 - 12000) of above Graph</w:t>
      </w:r>
    </w:p>
    <w:p w14:paraId="1F8D5DE3" w14:textId="77777777" w:rsidR="00705EB8" w:rsidRPr="00EF749E" w:rsidRDefault="00705EB8" w:rsidP="00705EB8">
      <w:pPr>
        <w:pStyle w:val="NormalWeb"/>
        <w:spacing w:before="0" w:beforeAutospacing="0" w:after="160" w:afterAutospacing="0"/>
        <w:jc w:val="both"/>
        <w:textAlignment w:val="baseline"/>
        <w:rPr>
          <w:bCs/>
          <w:color w:val="000000" w:themeColor="text1"/>
        </w:rPr>
      </w:pPr>
    </w:p>
    <w:p w14:paraId="0D578417" w14:textId="77777777" w:rsidR="00705EB8" w:rsidRPr="00601555" w:rsidRDefault="00705EB8" w:rsidP="00EB6208">
      <w:pPr>
        <w:pStyle w:val="NormalWeb"/>
        <w:spacing w:before="0" w:beforeAutospacing="0" w:after="160" w:afterAutospacing="0" w:line="480" w:lineRule="auto"/>
        <w:jc w:val="both"/>
        <w:textAlignment w:val="baseline"/>
        <w:rPr>
          <w:color w:val="000000" w:themeColor="text1"/>
        </w:rPr>
      </w:pPr>
      <w:r w:rsidRPr="009B550C">
        <w:rPr>
          <w:color w:val="000000" w:themeColor="text1"/>
        </w:rPr>
        <w:t>The graph plotted between Block vs Block Time d</w:t>
      </w:r>
      <w:r w:rsidRPr="00601555">
        <w:rPr>
          <w:color w:val="000000" w:themeColor="text1"/>
        </w:rPr>
        <w:t xml:space="preserve">isplayed similar trends as observed in the       Block vs Difficulty graph. As the difficulty of the block increased, the time taken to add the block to the chain also increased till a point and as the difficulty is auto adjusted so was the time taken to add a block to the chain. </w:t>
      </w:r>
    </w:p>
    <w:p w14:paraId="717329CA" w14:textId="35915C65" w:rsidR="00705EB8" w:rsidRPr="00EF749E" w:rsidDel="00863312" w:rsidRDefault="00705EB8" w:rsidP="00705EB8">
      <w:pPr>
        <w:pStyle w:val="NormalWeb"/>
        <w:spacing w:before="0" w:beforeAutospacing="0" w:after="160" w:afterAutospacing="0" w:line="480" w:lineRule="auto"/>
        <w:jc w:val="both"/>
        <w:textAlignment w:val="baseline"/>
        <w:rPr>
          <w:del w:id="344" w:author="Sri Harsha Mekala" w:date="2016-12-01T10:45:00Z"/>
          <w:bCs/>
          <w:color w:val="000000" w:themeColor="text1"/>
        </w:rPr>
      </w:pPr>
    </w:p>
    <w:p w14:paraId="6A171681" w14:textId="2492695B" w:rsidR="00705EB8" w:rsidRPr="00EF749E" w:rsidDel="00863312" w:rsidRDefault="00705EB8" w:rsidP="00705EB8">
      <w:pPr>
        <w:pStyle w:val="NormalWeb"/>
        <w:spacing w:before="0" w:beforeAutospacing="0" w:after="160" w:afterAutospacing="0" w:line="480" w:lineRule="auto"/>
        <w:jc w:val="both"/>
        <w:textAlignment w:val="baseline"/>
        <w:rPr>
          <w:del w:id="345" w:author="Sri Harsha Mekala" w:date="2016-12-01T10:45:00Z"/>
          <w:bCs/>
          <w:color w:val="000000" w:themeColor="text1"/>
        </w:rPr>
      </w:pPr>
    </w:p>
    <w:p w14:paraId="12C730E7" w14:textId="1FE099A8" w:rsidR="00705EB8" w:rsidRPr="00EF749E" w:rsidDel="00863312" w:rsidRDefault="00705EB8" w:rsidP="00705EB8">
      <w:pPr>
        <w:pStyle w:val="NormalWeb"/>
        <w:spacing w:before="0" w:beforeAutospacing="0" w:after="160" w:afterAutospacing="0" w:line="480" w:lineRule="auto"/>
        <w:jc w:val="both"/>
        <w:textAlignment w:val="baseline"/>
        <w:rPr>
          <w:del w:id="346" w:author="Sri Harsha Mekala" w:date="2016-12-01T10:45:00Z"/>
          <w:bCs/>
          <w:color w:val="000000" w:themeColor="text1"/>
        </w:rPr>
      </w:pPr>
    </w:p>
    <w:p w14:paraId="7EABBFD1" w14:textId="06739475" w:rsidR="00705EB8" w:rsidRPr="00EF749E" w:rsidDel="00863312" w:rsidRDefault="00705EB8" w:rsidP="00705EB8">
      <w:pPr>
        <w:pStyle w:val="NormalWeb"/>
        <w:spacing w:before="0" w:beforeAutospacing="0" w:after="160" w:afterAutospacing="0" w:line="480" w:lineRule="auto"/>
        <w:jc w:val="both"/>
        <w:textAlignment w:val="baseline"/>
        <w:rPr>
          <w:del w:id="347" w:author="Sri Harsha Mekala" w:date="2016-12-01T10:45:00Z"/>
          <w:bCs/>
          <w:color w:val="000000" w:themeColor="text1"/>
        </w:rPr>
      </w:pPr>
    </w:p>
    <w:p w14:paraId="1DEAB415" w14:textId="1B12F87D" w:rsidR="00705EB8" w:rsidRPr="00EF749E" w:rsidDel="00863312" w:rsidRDefault="00705EB8" w:rsidP="00705EB8">
      <w:pPr>
        <w:pStyle w:val="NormalWeb"/>
        <w:spacing w:before="0" w:beforeAutospacing="0" w:after="160" w:afterAutospacing="0" w:line="480" w:lineRule="auto"/>
        <w:jc w:val="both"/>
        <w:textAlignment w:val="baseline"/>
        <w:rPr>
          <w:del w:id="348" w:author="Sri Harsha Mekala" w:date="2016-12-01T10:45:00Z"/>
          <w:bCs/>
          <w:color w:val="000000" w:themeColor="text1"/>
        </w:rPr>
      </w:pPr>
    </w:p>
    <w:p w14:paraId="500B468C" w14:textId="41D39ECA" w:rsidR="00705EB8" w:rsidRPr="00EF749E" w:rsidDel="00863312" w:rsidRDefault="00705EB8" w:rsidP="00705EB8">
      <w:pPr>
        <w:pStyle w:val="NormalWeb"/>
        <w:spacing w:before="0" w:beforeAutospacing="0" w:after="160" w:afterAutospacing="0" w:line="480" w:lineRule="auto"/>
        <w:jc w:val="both"/>
        <w:textAlignment w:val="baseline"/>
        <w:rPr>
          <w:del w:id="349" w:author="Sri Harsha Mekala" w:date="2016-12-01T10:45:00Z"/>
          <w:bCs/>
          <w:color w:val="000000" w:themeColor="text1"/>
        </w:rPr>
      </w:pPr>
    </w:p>
    <w:p w14:paraId="5B9E362F" w14:textId="77777777" w:rsidR="00705EB8" w:rsidRPr="00EF749E" w:rsidRDefault="007B111F" w:rsidP="00EB6208">
      <w:pPr>
        <w:pStyle w:val="NormalWeb"/>
        <w:spacing w:before="0" w:beforeAutospacing="0" w:after="160" w:afterAutospacing="0" w:line="480" w:lineRule="auto"/>
        <w:jc w:val="both"/>
        <w:textAlignment w:val="baseline"/>
        <w:rPr>
          <w:b/>
          <w:bCs/>
          <w:color w:val="000000" w:themeColor="text1"/>
        </w:rPr>
      </w:pPr>
      <w:r>
        <w:rPr>
          <w:b/>
          <w:bCs/>
          <w:color w:val="000000" w:themeColor="text1"/>
        </w:rPr>
        <w:lastRenderedPageBreak/>
        <w:t xml:space="preserve">c) </w:t>
      </w:r>
      <w:r w:rsidR="00705EB8" w:rsidRPr="00EF749E">
        <w:rPr>
          <w:b/>
          <w:bCs/>
          <w:color w:val="000000" w:themeColor="text1"/>
        </w:rPr>
        <w:t>Total Difficulty</w:t>
      </w:r>
    </w:p>
    <w:p w14:paraId="5F91944C" w14:textId="77777777"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14:anchorId="465C8543" wp14:editId="667140CA">
            <wp:extent cx="5943600" cy="2865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6EF2FEAC" w14:textId="3441A3E5" w:rsidR="00705EB8" w:rsidRPr="0023465D" w:rsidRDefault="002B1529" w:rsidP="0023465D">
      <w:pPr>
        <w:spacing w:after="120" w:line="240" w:lineRule="auto"/>
        <w:ind w:left="720" w:firstLine="72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4.1</w:t>
      </w:r>
      <w:r w:rsidR="00E93610">
        <w:rPr>
          <w:rFonts w:ascii="Times New Roman" w:eastAsia="Times New Roman" w:hAnsi="Times New Roman" w:cs="Times New Roman"/>
          <w:sz w:val="24"/>
          <w:szCs w:val="24"/>
        </w:rPr>
        <w:t>9</w:t>
      </w:r>
      <w:r w:rsidRPr="0023465D">
        <w:rPr>
          <w:rFonts w:ascii="Times New Roman" w:eastAsia="Times New Roman" w:hAnsi="Times New Roman" w:cs="Times New Roman"/>
          <w:sz w:val="24"/>
          <w:szCs w:val="24"/>
        </w:rPr>
        <w:t xml:space="preserve"> </w:t>
      </w:r>
      <w:r w:rsidR="00705EB8" w:rsidRPr="0023465D">
        <w:rPr>
          <w:rFonts w:ascii="Times New Roman" w:eastAsia="Times New Roman" w:hAnsi="Times New Roman" w:cs="Times New Roman"/>
          <w:sz w:val="24"/>
          <w:szCs w:val="24"/>
        </w:rPr>
        <w:t xml:space="preserve">Block Number vs Total </w:t>
      </w:r>
      <w:r w:rsidR="009076D0" w:rsidRPr="0023465D">
        <w:rPr>
          <w:rFonts w:ascii="Times New Roman" w:eastAsia="Times New Roman" w:hAnsi="Times New Roman" w:cs="Times New Roman"/>
          <w:sz w:val="24"/>
          <w:szCs w:val="24"/>
        </w:rPr>
        <w:t>Block difficulty for blockchain</w:t>
      </w:r>
    </w:p>
    <w:p w14:paraId="7B210F3B" w14:textId="77777777" w:rsidR="00C76DEF" w:rsidRPr="009076D0" w:rsidRDefault="00C76DEF" w:rsidP="00C76DEF">
      <w:pPr>
        <w:spacing w:after="0" w:line="240" w:lineRule="auto"/>
        <w:rPr>
          <w:rFonts w:ascii="Times New Roman" w:hAnsi="Times New Roman" w:cs="Times New Roman"/>
          <w:sz w:val="24"/>
          <w:szCs w:val="24"/>
        </w:rPr>
      </w:pPr>
    </w:p>
    <w:p w14:paraId="3E52494A" w14:textId="77777777" w:rsidR="00705EB8" w:rsidRPr="006C1A2F" w:rsidRDefault="00705EB8" w:rsidP="00EB6208">
      <w:pPr>
        <w:pStyle w:val="NormalWeb"/>
        <w:spacing w:before="0" w:beforeAutospacing="0" w:after="160" w:afterAutospacing="0" w:line="480" w:lineRule="auto"/>
        <w:jc w:val="both"/>
        <w:textAlignment w:val="baseline"/>
        <w:rPr>
          <w:color w:val="000000" w:themeColor="text1"/>
        </w:rPr>
      </w:pPr>
      <w:r w:rsidRPr="00601555">
        <w:rPr>
          <w:color w:val="000000" w:themeColor="text1"/>
        </w:rPr>
        <w:t xml:space="preserve">The accumulated sum of all the blocks difficulties prior to a block </w:t>
      </w:r>
      <w:r w:rsidR="00ED563A" w:rsidRPr="00601555">
        <w:rPr>
          <w:color w:val="000000" w:themeColor="text1"/>
        </w:rPr>
        <w:t xml:space="preserve">gives the total difficulty of a </w:t>
      </w:r>
      <w:r w:rsidRPr="006C1A2F">
        <w:rPr>
          <w:color w:val="000000" w:themeColor="text1"/>
        </w:rPr>
        <w:t>block. This value is taken into consideration to determine the longest chain by the client in case of a fork. The chain with the highest difficulty is chosen in such a case.</w:t>
      </w:r>
    </w:p>
    <w:p w14:paraId="75D26349" w14:textId="77777777" w:rsidR="0046119F" w:rsidRPr="00705EB8" w:rsidRDefault="0046119F" w:rsidP="0046119F">
      <w:pPr>
        <w:spacing w:line="480" w:lineRule="auto"/>
        <w:jc w:val="both"/>
        <w:rPr>
          <w:rFonts w:ascii="Times New Roman" w:hAnsi="Times New Roman" w:cs="Times New Roman"/>
          <w:b/>
          <w:sz w:val="24"/>
          <w:szCs w:val="24"/>
        </w:rPr>
      </w:pPr>
    </w:p>
    <w:p w14:paraId="2337EBB2" w14:textId="77777777" w:rsidR="0046119F" w:rsidRPr="00705EB8" w:rsidRDefault="0046119F" w:rsidP="0046119F">
      <w:pPr>
        <w:spacing w:line="480" w:lineRule="auto"/>
        <w:jc w:val="both"/>
        <w:rPr>
          <w:rFonts w:ascii="Times New Roman" w:hAnsi="Times New Roman" w:cs="Times New Roman"/>
          <w:b/>
          <w:sz w:val="24"/>
          <w:szCs w:val="24"/>
        </w:rPr>
      </w:pPr>
    </w:p>
    <w:p w14:paraId="3359CF07" w14:textId="77777777" w:rsidR="0046119F" w:rsidRDefault="0046119F" w:rsidP="0046119F">
      <w:pPr>
        <w:spacing w:line="480" w:lineRule="auto"/>
        <w:jc w:val="both"/>
        <w:rPr>
          <w:rFonts w:ascii="Times New Roman" w:hAnsi="Times New Roman" w:cs="Times New Roman"/>
          <w:b/>
          <w:sz w:val="24"/>
          <w:szCs w:val="24"/>
        </w:rPr>
      </w:pPr>
    </w:p>
    <w:p w14:paraId="1767FE56" w14:textId="77777777" w:rsidR="00D77089" w:rsidRDefault="00D77089" w:rsidP="0046119F">
      <w:pPr>
        <w:spacing w:line="480" w:lineRule="auto"/>
        <w:jc w:val="both"/>
        <w:rPr>
          <w:rFonts w:ascii="Times New Roman" w:hAnsi="Times New Roman" w:cs="Times New Roman"/>
          <w:b/>
          <w:sz w:val="24"/>
          <w:szCs w:val="24"/>
        </w:rPr>
      </w:pPr>
    </w:p>
    <w:p w14:paraId="0B94E4F7" w14:textId="77777777" w:rsidR="00D77089" w:rsidRDefault="00D77089" w:rsidP="0046119F">
      <w:pPr>
        <w:spacing w:line="480" w:lineRule="auto"/>
        <w:jc w:val="both"/>
        <w:rPr>
          <w:rFonts w:ascii="Times New Roman" w:hAnsi="Times New Roman" w:cs="Times New Roman"/>
          <w:b/>
          <w:sz w:val="24"/>
          <w:szCs w:val="24"/>
        </w:rPr>
      </w:pPr>
    </w:p>
    <w:p w14:paraId="6A20824A" w14:textId="77777777" w:rsidR="00D77089" w:rsidRDefault="00D77089" w:rsidP="0046119F">
      <w:pPr>
        <w:spacing w:line="480" w:lineRule="auto"/>
        <w:jc w:val="both"/>
        <w:rPr>
          <w:rFonts w:ascii="Times New Roman" w:hAnsi="Times New Roman" w:cs="Times New Roman"/>
          <w:b/>
          <w:sz w:val="24"/>
          <w:szCs w:val="24"/>
        </w:rPr>
      </w:pPr>
    </w:p>
    <w:p w14:paraId="7C333150" w14:textId="77777777" w:rsidR="00D77089" w:rsidRDefault="00D77089" w:rsidP="0046119F">
      <w:pPr>
        <w:spacing w:line="480" w:lineRule="auto"/>
        <w:jc w:val="both"/>
        <w:rPr>
          <w:rFonts w:ascii="Times New Roman" w:hAnsi="Times New Roman" w:cs="Times New Roman"/>
          <w:b/>
          <w:sz w:val="24"/>
          <w:szCs w:val="24"/>
        </w:rPr>
      </w:pPr>
    </w:p>
    <w:p w14:paraId="52F7C17F" w14:textId="77777777" w:rsidR="00D77089" w:rsidRPr="0023465D" w:rsidRDefault="00A61DD6" w:rsidP="0023465D">
      <w:pPr>
        <w:pStyle w:val="Heading1"/>
        <w:spacing w:line="480" w:lineRule="auto"/>
        <w:jc w:val="center"/>
        <w:rPr>
          <w:rFonts w:ascii="Times New Roman" w:eastAsia="Times New Roman" w:hAnsi="Times New Roman" w:cs="Times New Roman"/>
          <w:b/>
          <w:bCs/>
          <w:color w:val="auto"/>
          <w:sz w:val="28"/>
          <w:szCs w:val="28"/>
        </w:rPr>
      </w:pPr>
      <w:bookmarkStart w:id="350" w:name="_Toc468477631"/>
      <w:r w:rsidRPr="0023465D">
        <w:rPr>
          <w:rFonts w:ascii="Times New Roman" w:eastAsia="Times New Roman" w:hAnsi="Times New Roman" w:cs="Times New Roman"/>
          <w:b/>
          <w:bCs/>
          <w:color w:val="auto"/>
          <w:sz w:val="28"/>
          <w:szCs w:val="28"/>
        </w:rPr>
        <w:lastRenderedPageBreak/>
        <w:t xml:space="preserve">5. </w:t>
      </w:r>
      <w:r w:rsidR="00D77089" w:rsidRPr="0023465D">
        <w:rPr>
          <w:rFonts w:ascii="Times New Roman" w:eastAsia="Times New Roman" w:hAnsi="Times New Roman" w:cs="Times New Roman"/>
          <w:b/>
          <w:bCs/>
          <w:color w:val="auto"/>
          <w:sz w:val="28"/>
          <w:szCs w:val="28"/>
        </w:rPr>
        <w:t>Eris</w:t>
      </w:r>
      <w:bookmarkEnd w:id="350"/>
    </w:p>
    <w:p w14:paraId="05C713A9" w14:textId="77777777" w:rsidR="00D77089" w:rsidRDefault="00D77089" w:rsidP="00D77089">
      <w:pP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Eris is a blockchain application platform which enables the building of decentralized applications and smart contracts. This platform believes in the notion that bitcoins or any monetary asset values are not essential for the existence of blockchains. Eris perceives blockchains as “distributed rulebooks” which can keep a track of the modifications made and the list of permissions assigned by using private keys for a secure data management. Eris aims at providing developers with blockchain structures that include expansive cod</w:t>
      </w:r>
      <w:r w:rsidR="003468A1">
        <w:rPr>
          <w:rFonts w:ascii="Times New Roman" w:eastAsia="Times New Roman" w:hAnsi="Times New Roman" w:cs="Times New Roman"/>
          <w:color w:val="000000"/>
          <w:sz w:val="24"/>
          <w:szCs w:val="24"/>
        </w:rPr>
        <w:t>ing to foster communication. [46</w:t>
      </w:r>
      <w:r>
        <w:rPr>
          <w:rFonts w:ascii="Times New Roman" w:eastAsia="Times New Roman" w:hAnsi="Times New Roman" w:cs="Times New Roman"/>
          <w:color w:val="000000"/>
          <w:sz w:val="24"/>
          <w:szCs w:val="24"/>
        </w:rPr>
        <w:t>]</w:t>
      </w:r>
    </w:p>
    <w:p w14:paraId="4149EACC" w14:textId="77777777" w:rsidR="00D77089" w:rsidRDefault="00D77089" w:rsidP="000D11AE">
      <w:pPr>
        <w:spacing w:after="24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Contrasting Eris, Ethereum as we discussed is designed to use Ether crypto currency and make transactions on the blockchain. However, Eris focuses on building permissioned blockchains enabling users to define properties for their use cases and achieve secure transmission of data.</w:t>
      </w:r>
    </w:p>
    <w:p w14:paraId="4BC17AFC" w14:textId="77777777" w:rsidR="000D11AE" w:rsidRPr="0023465D" w:rsidRDefault="00A61DD6" w:rsidP="0023465D">
      <w:pPr>
        <w:pStyle w:val="Heading2"/>
        <w:spacing w:line="480" w:lineRule="auto"/>
        <w:rPr>
          <w:rFonts w:ascii="Times New Roman" w:eastAsia="Times New Roman" w:hAnsi="Times New Roman" w:cs="Times New Roman"/>
          <w:color w:val="auto"/>
          <w:sz w:val="24"/>
          <w:szCs w:val="24"/>
        </w:rPr>
      </w:pPr>
      <w:bookmarkStart w:id="351" w:name="_Toc468477632"/>
      <w:r w:rsidRPr="0023465D">
        <w:rPr>
          <w:rFonts w:ascii="Times New Roman" w:eastAsia="Times New Roman" w:hAnsi="Times New Roman" w:cs="Times New Roman"/>
          <w:b/>
          <w:bCs/>
          <w:color w:val="auto"/>
          <w:sz w:val="24"/>
          <w:szCs w:val="24"/>
        </w:rPr>
        <w:t xml:space="preserve">5.1 </w:t>
      </w:r>
      <w:r w:rsidR="000D11AE" w:rsidRPr="0023465D">
        <w:rPr>
          <w:rFonts w:ascii="Times New Roman" w:eastAsia="Times New Roman" w:hAnsi="Times New Roman" w:cs="Times New Roman"/>
          <w:b/>
          <w:bCs/>
          <w:color w:val="auto"/>
          <w:sz w:val="24"/>
          <w:szCs w:val="24"/>
        </w:rPr>
        <w:t>Features</w:t>
      </w:r>
      <w:r w:rsidR="000D11AE" w:rsidRPr="0023465D">
        <w:rPr>
          <w:rFonts w:ascii="Times New Roman" w:eastAsia="Times New Roman" w:hAnsi="Times New Roman" w:cs="Times New Roman"/>
          <w:color w:val="auto"/>
          <w:sz w:val="24"/>
          <w:szCs w:val="24"/>
        </w:rPr>
        <w:t>:</w:t>
      </w:r>
      <w:bookmarkEnd w:id="351"/>
    </w:p>
    <w:p w14:paraId="5897FE72" w14:textId="77777777" w:rsidR="000D11AE" w:rsidRPr="0023465D" w:rsidRDefault="000D11AE"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Eris is a modular platform that simplifies building, testing and running ecosystem applications with the help of numerous tools and connected services. The main features of Eris are:</w:t>
      </w:r>
    </w:p>
    <w:p w14:paraId="5A0940A4" w14:textId="77777777" w:rsidR="000D11AE" w:rsidRPr="0023465D" w:rsidRDefault="000D11AE"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b/>
          <w:bCs/>
          <w:sz w:val="24"/>
          <w:szCs w:val="24"/>
        </w:rPr>
        <w:t>Chains</w:t>
      </w:r>
      <w:r w:rsidRPr="0023465D">
        <w:rPr>
          <w:rFonts w:ascii="Times New Roman" w:eastAsia="Times New Roman" w:hAnsi="Times New Roman" w:cs="Times New Roman"/>
          <w:sz w:val="24"/>
          <w:szCs w:val="24"/>
        </w:rPr>
        <w:t>:</w:t>
      </w:r>
    </w:p>
    <w:p w14:paraId="3001BCA1" w14:textId="77777777" w:rsidR="000D11AE" w:rsidRPr="0023465D" w:rsidRDefault="000D11AE" w:rsidP="0023465D">
      <w:pPr>
        <w:spacing w:after="240" w:line="480" w:lineRule="auto"/>
        <w:jc w:val="both"/>
        <w:rPr>
          <w:rFonts w:ascii="Times New Roman" w:eastAsia="Times New Roman" w:hAnsi="Times New Roman" w:cs="Times New Roman"/>
          <w:sz w:val="24"/>
          <w:szCs w:val="24"/>
        </w:rPr>
      </w:pPr>
      <w:r w:rsidRPr="24D47E9E">
        <w:rPr>
          <w:rFonts w:ascii="Times New Roman" w:eastAsia="Times New Roman" w:hAnsi="Times New Roman" w:cs="Times New Roman"/>
          <w:i/>
          <w:iCs/>
          <w:sz w:val="24"/>
          <w:szCs w:val="24"/>
        </w:rPr>
        <w:t>Eris chains</w:t>
      </w:r>
      <w:r w:rsidRPr="0023465D">
        <w:rPr>
          <w:rFonts w:ascii="Times New Roman" w:eastAsia="Times New Roman" w:hAnsi="Times New Roman" w:cs="Times New Roman"/>
          <w:sz w:val="24"/>
          <w:szCs w:val="24"/>
        </w:rPr>
        <w:t xml:space="preserve"> is invaluable for unlocking permissionable blockchains optimized by smart contracts. </w:t>
      </w:r>
      <w:proofErr w:type="spellStart"/>
      <w:r w:rsidRPr="0023465D">
        <w:rPr>
          <w:rFonts w:ascii="Times New Roman" w:eastAsia="Times New Roman" w:hAnsi="Times New Roman" w:cs="Times New Roman"/>
          <w:sz w:val="24"/>
          <w:szCs w:val="24"/>
        </w:rPr>
        <w:t>Erisdb</w:t>
      </w:r>
      <w:proofErr w:type="spellEnd"/>
      <w:r w:rsidRPr="0023465D">
        <w:rPr>
          <w:rFonts w:ascii="Times New Roman" w:eastAsia="Times New Roman" w:hAnsi="Times New Roman" w:cs="Times New Roman"/>
          <w:sz w:val="24"/>
          <w:szCs w:val="24"/>
        </w:rPr>
        <w:t xml:space="preserve"> client is the industry leader for this. </w:t>
      </w:r>
      <w:r w:rsidRPr="24D47E9E">
        <w:rPr>
          <w:rFonts w:ascii="Times New Roman" w:eastAsia="Times New Roman" w:hAnsi="Times New Roman" w:cs="Times New Roman"/>
          <w:i/>
          <w:iCs/>
          <w:sz w:val="24"/>
          <w:szCs w:val="24"/>
        </w:rPr>
        <w:t>Eris chains</w:t>
      </w:r>
      <w:r w:rsidRPr="0023465D">
        <w:rPr>
          <w:rFonts w:ascii="Times New Roman" w:eastAsia="Times New Roman" w:hAnsi="Times New Roman" w:cs="Times New Roman"/>
          <w:sz w:val="24"/>
          <w:szCs w:val="24"/>
        </w:rPr>
        <w:t xml:space="preserve"> provides developers with a wide variety of options to create, administer and operate different kinds of blockchains. These are operated from a base of chain definition files. The command: ‘</w:t>
      </w:r>
      <w:proofErr w:type="spellStart"/>
      <w:r w:rsidRPr="0023465D">
        <w:rPr>
          <w:rFonts w:ascii="Times New Roman" w:eastAsia="Times New Roman" w:hAnsi="Times New Roman" w:cs="Times New Roman"/>
          <w:sz w:val="24"/>
          <w:szCs w:val="24"/>
        </w:rPr>
        <w:t>eris</w:t>
      </w:r>
      <w:proofErr w:type="spellEnd"/>
      <w:r w:rsidRPr="0023465D">
        <w:rPr>
          <w:rFonts w:ascii="Times New Roman" w:eastAsia="Times New Roman" w:hAnsi="Times New Roman" w:cs="Times New Roman"/>
          <w:sz w:val="24"/>
          <w:szCs w:val="24"/>
        </w:rPr>
        <w:t xml:space="preserve"> chains’ in a </w:t>
      </w:r>
      <w:proofErr w:type="spellStart"/>
      <w:r w:rsidRPr="0023465D">
        <w:rPr>
          <w:rFonts w:ascii="Times New Roman" w:eastAsia="Times New Roman" w:hAnsi="Times New Roman" w:cs="Times New Roman"/>
          <w:sz w:val="24"/>
          <w:szCs w:val="24"/>
        </w:rPr>
        <w:t>docker</w:t>
      </w:r>
      <w:proofErr w:type="spell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quickstart</w:t>
      </w:r>
      <w:proofErr w:type="spellEnd"/>
      <w:r w:rsidRPr="0023465D">
        <w:rPr>
          <w:rFonts w:ascii="Times New Roman" w:eastAsia="Times New Roman" w:hAnsi="Times New Roman" w:cs="Times New Roman"/>
          <w:sz w:val="24"/>
          <w:szCs w:val="24"/>
        </w:rPr>
        <w:t xml:space="preserve"> terminal gives various options for which it can be used.</w:t>
      </w:r>
    </w:p>
    <w:p w14:paraId="4DAE394A" w14:textId="77777777" w:rsidR="000D11AE" w:rsidRPr="0023465D" w:rsidRDefault="000D11AE"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b/>
          <w:bCs/>
          <w:sz w:val="24"/>
          <w:szCs w:val="24"/>
        </w:rPr>
        <w:t>Packages</w:t>
      </w:r>
      <w:r w:rsidRPr="0023465D">
        <w:rPr>
          <w:rFonts w:ascii="Times New Roman" w:eastAsia="Times New Roman" w:hAnsi="Times New Roman" w:cs="Times New Roman"/>
          <w:sz w:val="24"/>
          <w:szCs w:val="24"/>
        </w:rPr>
        <w:t>:</w:t>
      </w:r>
    </w:p>
    <w:p w14:paraId="2FD8ACB1" w14:textId="77777777" w:rsidR="000D11AE" w:rsidRPr="0023465D" w:rsidRDefault="000D11AE" w:rsidP="0023465D">
      <w:pPr>
        <w:spacing w:after="240" w:line="480" w:lineRule="auto"/>
        <w:jc w:val="both"/>
        <w:rPr>
          <w:rFonts w:ascii="Times New Roman" w:eastAsia="Times New Roman" w:hAnsi="Times New Roman" w:cs="Times New Roman"/>
          <w:sz w:val="24"/>
          <w:szCs w:val="24"/>
        </w:rPr>
      </w:pPr>
      <w:r w:rsidRPr="24D47E9E">
        <w:rPr>
          <w:rFonts w:ascii="Times New Roman" w:eastAsia="Times New Roman" w:hAnsi="Times New Roman" w:cs="Times New Roman"/>
          <w:i/>
          <w:iCs/>
          <w:sz w:val="24"/>
          <w:szCs w:val="24"/>
        </w:rPr>
        <w:t xml:space="preserve">Eris </w:t>
      </w:r>
      <w:proofErr w:type="spellStart"/>
      <w:r w:rsidRPr="24D47E9E">
        <w:rPr>
          <w:rFonts w:ascii="Times New Roman" w:eastAsia="Times New Roman" w:hAnsi="Times New Roman" w:cs="Times New Roman"/>
          <w:i/>
          <w:iCs/>
          <w:sz w:val="24"/>
          <w:szCs w:val="24"/>
        </w:rPr>
        <w:t>pkgs</w:t>
      </w:r>
      <w:proofErr w:type="spellEnd"/>
      <w:r w:rsidRPr="24D47E9E">
        <w:rPr>
          <w:rFonts w:ascii="Times New Roman" w:eastAsia="Times New Roman" w:hAnsi="Times New Roman" w:cs="Times New Roman"/>
          <w:i/>
          <w:iCs/>
          <w:sz w:val="24"/>
          <w:szCs w:val="24"/>
        </w:rPr>
        <w:t xml:space="preserve"> </w:t>
      </w:r>
      <w:r w:rsidRPr="0023465D">
        <w:rPr>
          <w:rFonts w:ascii="Times New Roman" w:eastAsia="Times New Roman" w:hAnsi="Times New Roman" w:cs="Times New Roman"/>
          <w:sz w:val="24"/>
          <w:szCs w:val="24"/>
        </w:rPr>
        <w:t xml:space="preserve">facilitates in unlocking the power of smart contract systems. Smart contracts are deployed to </w:t>
      </w:r>
      <w:proofErr w:type="spellStart"/>
      <w:proofErr w:type="gramStart"/>
      <w:r w:rsidRPr="24D47E9E">
        <w:rPr>
          <w:rFonts w:ascii="Times New Roman" w:eastAsia="Times New Roman" w:hAnsi="Times New Roman" w:cs="Times New Roman"/>
          <w:i/>
          <w:iCs/>
          <w:sz w:val="24"/>
          <w:szCs w:val="24"/>
        </w:rPr>
        <w:t>eris</w:t>
      </w:r>
      <w:proofErr w:type="spellEnd"/>
      <w:proofErr w:type="gramEnd"/>
      <w:r w:rsidRPr="24D47E9E">
        <w:rPr>
          <w:rFonts w:ascii="Times New Roman" w:eastAsia="Times New Roman" w:hAnsi="Times New Roman" w:cs="Times New Roman"/>
          <w:i/>
          <w:iCs/>
          <w:sz w:val="24"/>
          <w:szCs w:val="24"/>
        </w:rPr>
        <w:t xml:space="preserve"> chains</w:t>
      </w:r>
      <w:r w:rsidRPr="0023465D">
        <w:rPr>
          <w:rFonts w:ascii="Times New Roman" w:eastAsia="Times New Roman" w:hAnsi="Times New Roman" w:cs="Times New Roman"/>
          <w:sz w:val="24"/>
          <w:szCs w:val="24"/>
        </w:rPr>
        <w:t xml:space="preserve"> and </w:t>
      </w:r>
      <w:proofErr w:type="spellStart"/>
      <w:r w:rsidRPr="0023465D">
        <w:rPr>
          <w:rFonts w:ascii="Times New Roman" w:eastAsia="Times New Roman" w:hAnsi="Times New Roman" w:cs="Times New Roman"/>
          <w:sz w:val="24"/>
          <w:szCs w:val="24"/>
        </w:rPr>
        <w:t>eris</w:t>
      </w:r>
      <w:proofErr w:type="spell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pkgs</w:t>
      </w:r>
      <w:proofErr w:type="spellEnd"/>
      <w:r w:rsidRPr="0023465D">
        <w:rPr>
          <w:rFonts w:ascii="Times New Roman" w:eastAsia="Times New Roman" w:hAnsi="Times New Roman" w:cs="Times New Roman"/>
          <w:sz w:val="24"/>
          <w:szCs w:val="24"/>
        </w:rPr>
        <w:t xml:space="preserve"> provides various options to developers to create, build, test, </w:t>
      </w:r>
      <w:r w:rsidRPr="0023465D">
        <w:rPr>
          <w:rFonts w:ascii="Times New Roman" w:eastAsia="Times New Roman" w:hAnsi="Times New Roman" w:cs="Times New Roman"/>
          <w:sz w:val="24"/>
          <w:szCs w:val="24"/>
        </w:rPr>
        <w:lastRenderedPageBreak/>
        <w:t xml:space="preserve">and deploy complex systems of these smart contracts. </w:t>
      </w:r>
      <w:proofErr w:type="spellStart"/>
      <w:r w:rsidRPr="0023465D">
        <w:rPr>
          <w:rFonts w:ascii="Times New Roman" w:eastAsia="Times New Roman" w:hAnsi="Times New Roman" w:cs="Times New Roman"/>
          <w:sz w:val="24"/>
          <w:szCs w:val="24"/>
        </w:rPr>
        <w:t>Pkgs</w:t>
      </w:r>
      <w:proofErr w:type="spellEnd"/>
      <w:r w:rsidRPr="0023465D">
        <w:rPr>
          <w:rFonts w:ascii="Times New Roman" w:eastAsia="Times New Roman" w:hAnsi="Times New Roman" w:cs="Times New Roman"/>
          <w:sz w:val="24"/>
          <w:szCs w:val="24"/>
        </w:rPr>
        <w:t xml:space="preserve"> can be used to test smart contracts both on blockchain networks as well as on throwaway chains. Throw away chains are solely for testing smart contract packages. The command: ‘</w:t>
      </w:r>
      <w:proofErr w:type="spellStart"/>
      <w:r w:rsidRPr="0023465D">
        <w:rPr>
          <w:rFonts w:ascii="Times New Roman" w:eastAsia="Times New Roman" w:hAnsi="Times New Roman" w:cs="Times New Roman"/>
          <w:sz w:val="24"/>
          <w:szCs w:val="24"/>
        </w:rPr>
        <w:t>eris</w:t>
      </w:r>
      <w:proofErr w:type="spell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pkgs</w:t>
      </w:r>
      <w:proofErr w:type="spellEnd"/>
      <w:r w:rsidRPr="0023465D">
        <w:rPr>
          <w:rFonts w:ascii="Times New Roman" w:eastAsia="Times New Roman" w:hAnsi="Times New Roman" w:cs="Times New Roman"/>
          <w:sz w:val="24"/>
          <w:szCs w:val="24"/>
        </w:rPr>
        <w:t xml:space="preserve">’ in a </w:t>
      </w:r>
      <w:proofErr w:type="spellStart"/>
      <w:r w:rsidRPr="0023465D">
        <w:rPr>
          <w:rFonts w:ascii="Times New Roman" w:eastAsia="Times New Roman" w:hAnsi="Times New Roman" w:cs="Times New Roman"/>
          <w:sz w:val="24"/>
          <w:szCs w:val="24"/>
        </w:rPr>
        <w:t>docker</w:t>
      </w:r>
      <w:proofErr w:type="spell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quickstart</w:t>
      </w:r>
      <w:proofErr w:type="spellEnd"/>
      <w:r w:rsidRPr="0023465D">
        <w:rPr>
          <w:rFonts w:ascii="Times New Roman" w:eastAsia="Times New Roman" w:hAnsi="Times New Roman" w:cs="Times New Roman"/>
          <w:sz w:val="24"/>
          <w:szCs w:val="24"/>
        </w:rPr>
        <w:t xml:space="preserve"> terminal gives various options for which it can be used.</w:t>
      </w:r>
    </w:p>
    <w:p w14:paraId="2665CFDA" w14:textId="77777777" w:rsidR="000D11AE" w:rsidRPr="0023465D" w:rsidRDefault="000D11AE"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b/>
          <w:bCs/>
          <w:sz w:val="24"/>
          <w:szCs w:val="24"/>
        </w:rPr>
        <w:t>Keys</w:t>
      </w:r>
      <w:r w:rsidRPr="0023465D">
        <w:rPr>
          <w:rFonts w:ascii="Times New Roman" w:eastAsia="Times New Roman" w:hAnsi="Times New Roman" w:cs="Times New Roman"/>
          <w:sz w:val="24"/>
          <w:szCs w:val="24"/>
        </w:rPr>
        <w:t>:</w:t>
      </w:r>
    </w:p>
    <w:p w14:paraId="2AE3B7F6" w14:textId="77777777" w:rsidR="000D11AE" w:rsidRPr="0023465D" w:rsidRDefault="000D11AE" w:rsidP="0023465D">
      <w:pPr>
        <w:spacing w:after="24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Eris keys expose their developers to get up to speed with modeling the ecosystem applications. It provides the reference API implementation for wallet makers as well as signing solutions to be able to work on the </w:t>
      </w:r>
      <w:proofErr w:type="spellStart"/>
      <w:proofErr w:type="gramStart"/>
      <w:r w:rsidRPr="0023465D">
        <w:rPr>
          <w:rFonts w:ascii="Times New Roman" w:eastAsia="Times New Roman" w:hAnsi="Times New Roman" w:cs="Times New Roman"/>
          <w:sz w:val="24"/>
          <w:szCs w:val="24"/>
        </w:rPr>
        <w:t>eris</w:t>
      </w:r>
      <w:proofErr w:type="spellEnd"/>
      <w:proofErr w:type="gramEnd"/>
      <w:r w:rsidRPr="0023465D">
        <w:rPr>
          <w:rFonts w:ascii="Times New Roman" w:eastAsia="Times New Roman" w:hAnsi="Times New Roman" w:cs="Times New Roman"/>
          <w:sz w:val="24"/>
          <w:szCs w:val="24"/>
        </w:rPr>
        <w:t xml:space="preserve"> platform. This is intended only for development use. For production use, a different keys service should be made and fully audited before it is implemented. The command: ‘</w:t>
      </w:r>
      <w:proofErr w:type="spellStart"/>
      <w:r w:rsidRPr="0023465D">
        <w:rPr>
          <w:rFonts w:ascii="Times New Roman" w:eastAsia="Times New Roman" w:hAnsi="Times New Roman" w:cs="Times New Roman"/>
          <w:sz w:val="24"/>
          <w:szCs w:val="24"/>
        </w:rPr>
        <w:t>eris</w:t>
      </w:r>
      <w:proofErr w:type="spellEnd"/>
      <w:r w:rsidRPr="0023465D">
        <w:rPr>
          <w:rFonts w:ascii="Times New Roman" w:eastAsia="Times New Roman" w:hAnsi="Times New Roman" w:cs="Times New Roman"/>
          <w:sz w:val="24"/>
          <w:szCs w:val="24"/>
        </w:rPr>
        <w:t xml:space="preserve"> keys’ in a </w:t>
      </w:r>
      <w:proofErr w:type="spellStart"/>
      <w:r w:rsidRPr="0023465D">
        <w:rPr>
          <w:rFonts w:ascii="Times New Roman" w:eastAsia="Times New Roman" w:hAnsi="Times New Roman" w:cs="Times New Roman"/>
          <w:sz w:val="24"/>
          <w:szCs w:val="24"/>
        </w:rPr>
        <w:t>docker</w:t>
      </w:r>
      <w:proofErr w:type="spell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quickstart</w:t>
      </w:r>
      <w:proofErr w:type="spellEnd"/>
      <w:r w:rsidRPr="0023465D">
        <w:rPr>
          <w:rFonts w:ascii="Times New Roman" w:eastAsia="Times New Roman" w:hAnsi="Times New Roman" w:cs="Times New Roman"/>
          <w:sz w:val="24"/>
          <w:szCs w:val="24"/>
        </w:rPr>
        <w:t xml:space="preserve"> terminal gives various options for managing the key pairs.</w:t>
      </w:r>
    </w:p>
    <w:p w14:paraId="7D152311" w14:textId="77777777" w:rsidR="000D11AE" w:rsidRPr="0023465D" w:rsidRDefault="000D11AE"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b/>
          <w:bCs/>
          <w:sz w:val="24"/>
          <w:szCs w:val="24"/>
        </w:rPr>
        <w:t>Files</w:t>
      </w:r>
      <w:r w:rsidRPr="0023465D">
        <w:rPr>
          <w:rFonts w:ascii="Times New Roman" w:eastAsia="Times New Roman" w:hAnsi="Times New Roman" w:cs="Times New Roman"/>
          <w:sz w:val="24"/>
          <w:szCs w:val="24"/>
        </w:rPr>
        <w:t>:</w:t>
      </w:r>
    </w:p>
    <w:p w14:paraId="2EEF470D" w14:textId="77777777" w:rsidR="000D11AE" w:rsidRPr="0023465D" w:rsidRDefault="000D11AE" w:rsidP="0023465D">
      <w:pPr>
        <w:spacing w:after="24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Eric files leverages the power of distributed data lakes. It provides functionality for working with content addressable and distributed management systems. It is used for quick file sharing from the host. The command: ‘</w:t>
      </w:r>
      <w:proofErr w:type="spellStart"/>
      <w:r w:rsidRPr="0023465D">
        <w:rPr>
          <w:rFonts w:ascii="Times New Roman" w:eastAsia="Times New Roman" w:hAnsi="Times New Roman" w:cs="Times New Roman"/>
          <w:sz w:val="24"/>
          <w:szCs w:val="24"/>
        </w:rPr>
        <w:t>eris</w:t>
      </w:r>
      <w:proofErr w:type="spellEnd"/>
      <w:r w:rsidRPr="0023465D">
        <w:rPr>
          <w:rFonts w:ascii="Times New Roman" w:eastAsia="Times New Roman" w:hAnsi="Times New Roman" w:cs="Times New Roman"/>
          <w:sz w:val="24"/>
          <w:szCs w:val="24"/>
        </w:rPr>
        <w:t xml:space="preserve"> files’ in a </w:t>
      </w:r>
      <w:proofErr w:type="spellStart"/>
      <w:r w:rsidRPr="0023465D">
        <w:rPr>
          <w:rFonts w:ascii="Times New Roman" w:eastAsia="Times New Roman" w:hAnsi="Times New Roman" w:cs="Times New Roman"/>
          <w:sz w:val="24"/>
          <w:szCs w:val="24"/>
        </w:rPr>
        <w:t>docker</w:t>
      </w:r>
      <w:proofErr w:type="spell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quickstart</w:t>
      </w:r>
      <w:proofErr w:type="spellEnd"/>
      <w:r w:rsidRPr="0023465D">
        <w:rPr>
          <w:rFonts w:ascii="Times New Roman" w:eastAsia="Times New Roman" w:hAnsi="Times New Roman" w:cs="Times New Roman"/>
          <w:sz w:val="24"/>
          <w:szCs w:val="24"/>
        </w:rPr>
        <w:t xml:space="preserve"> terminal gives various options for distributed file sharing.</w:t>
      </w:r>
    </w:p>
    <w:p w14:paraId="2C858B93" w14:textId="77777777" w:rsidR="000D11AE" w:rsidRPr="0023465D" w:rsidRDefault="000D11AE"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b/>
          <w:bCs/>
          <w:sz w:val="24"/>
          <w:szCs w:val="24"/>
        </w:rPr>
        <w:t>Services</w:t>
      </w:r>
      <w:r w:rsidRPr="0023465D">
        <w:rPr>
          <w:rFonts w:ascii="Times New Roman" w:eastAsia="Times New Roman" w:hAnsi="Times New Roman" w:cs="Times New Roman"/>
          <w:sz w:val="24"/>
          <w:szCs w:val="24"/>
        </w:rPr>
        <w:t>:</w:t>
      </w:r>
    </w:p>
    <w:p w14:paraId="1A4855AE" w14:textId="77777777" w:rsidR="000D11AE" w:rsidRPr="0023465D" w:rsidRDefault="000D11AE"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Eris services unlocks the services that an application relies on. This is primarily used for integrating micro services into an eco-system application. The service definition files are mainly used while starting a Docker container. The command: ‘</w:t>
      </w:r>
      <w:proofErr w:type="spellStart"/>
      <w:r w:rsidRPr="0023465D">
        <w:rPr>
          <w:rFonts w:ascii="Times New Roman" w:eastAsia="Times New Roman" w:hAnsi="Times New Roman" w:cs="Times New Roman"/>
          <w:sz w:val="24"/>
          <w:szCs w:val="24"/>
        </w:rPr>
        <w:t>eris</w:t>
      </w:r>
      <w:proofErr w:type="spellEnd"/>
      <w:r w:rsidRPr="0023465D">
        <w:rPr>
          <w:rFonts w:ascii="Times New Roman" w:eastAsia="Times New Roman" w:hAnsi="Times New Roman" w:cs="Times New Roman"/>
          <w:sz w:val="24"/>
          <w:szCs w:val="24"/>
        </w:rPr>
        <w:t xml:space="preserve"> services’ in a </w:t>
      </w:r>
      <w:proofErr w:type="spellStart"/>
      <w:r w:rsidRPr="0023465D">
        <w:rPr>
          <w:rFonts w:ascii="Times New Roman" w:eastAsia="Times New Roman" w:hAnsi="Times New Roman" w:cs="Times New Roman"/>
          <w:sz w:val="24"/>
          <w:szCs w:val="24"/>
        </w:rPr>
        <w:t>docker</w:t>
      </w:r>
      <w:proofErr w:type="spell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quickstart</w:t>
      </w:r>
      <w:proofErr w:type="spellEnd"/>
      <w:r w:rsidRPr="0023465D">
        <w:rPr>
          <w:rFonts w:ascii="Times New Roman" w:eastAsia="Times New Roman" w:hAnsi="Times New Roman" w:cs="Times New Roman"/>
          <w:sz w:val="24"/>
          <w:szCs w:val="24"/>
        </w:rPr>
        <w:t xml:space="preserve"> terminal gives information on </w:t>
      </w:r>
      <w:proofErr w:type="spellStart"/>
      <w:r w:rsidRPr="0023465D">
        <w:rPr>
          <w:rFonts w:ascii="Times New Roman" w:eastAsia="Times New Roman" w:hAnsi="Times New Roman" w:cs="Times New Roman"/>
          <w:sz w:val="24"/>
          <w:szCs w:val="24"/>
        </w:rPr>
        <w:t>eris</w:t>
      </w:r>
      <w:proofErr w:type="spellEnd"/>
      <w:r w:rsidRPr="0023465D">
        <w:rPr>
          <w:rFonts w:ascii="Times New Roman" w:eastAsia="Times New Roman" w:hAnsi="Times New Roman" w:cs="Times New Roman"/>
          <w:sz w:val="24"/>
          <w:szCs w:val="24"/>
        </w:rPr>
        <w:t xml:space="preserve"> interacts with services. [47]</w:t>
      </w:r>
    </w:p>
    <w:p w14:paraId="640BAE6E" w14:textId="77777777" w:rsidR="000D11AE" w:rsidRDefault="000D11AE" w:rsidP="000D11AE">
      <w:pPr>
        <w:spacing w:after="0" w:line="480" w:lineRule="auto"/>
        <w:jc w:val="both"/>
        <w:rPr>
          <w:rFonts w:ascii="Times New Roman" w:hAnsi="Times New Roman" w:cs="Times New Roman"/>
          <w:b/>
          <w:sz w:val="24"/>
          <w:szCs w:val="24"/>
        </w:rPr>
      </w:pPr>
    </w:p>
    <w:p w14:paraId="2F2F90F9" w14:textId="77777777" w:rsidR="000D11AE" w:rsidRDefault="000D11AE" w:rsidP="000D11AE">
      <w:pPr>
        <w:spacing w:after="0" w:line="480" w:lineRule="auto"/>
        <w:jc w:val="both"/>
        <w:rPr>
          <w:rFonts w:ascii="Times New Roman" w:hAnsi="Times New Roman" w:cs="Times New Roman"/>
          <w:b/>
          <w:sz w:val="24"/>
          <w:szCs w:val="24"/>
        </w:rPr>
      </w:pPr>
    </w:p>
    <w:p w14:paraId="4ED96038" w14:textId="77777777" w:rsidR="000D11AE" w:rsidRPr="0023465D" w:rsidRDefault="00A61DD6" w:rsidP="0023465D">
      <w:pPr>
        <w:pStyle w:val="Heading2"/>
        <w:spacing w:line="480" w:lineRule="auto"/>
        <w:rPr>
          <w:rFonts w:ascii="Times New Roman" w:eastAsia="Times New Roman" w:hAnsi="Times New Roman" w:cs="Times New Roman"/>
          <w:color w:val="auto"/>
          <w:sz w:val="24"/>
          <w:szCs w:val="24"/>
        </w:rPr>
      </w:pPr>
      <w:bookmarkStart w:id="352" w:name="_Toc468477633"/>
      <w:r w:rsidRPr="0023465D">
        <w:rPr>
          <w:rFonts w:ascii="Times New Roman" w:eastAsia="Times New Roman" w:hAnsi="Times New Roman" w:cs="Times New Roman"/>
          <w:b/>
          <w:bCs/>
          <w:color w:val="auto"/>
          <w:sz w:val="24"/>
          <w:szCs w:val="24"/>
        </w:rPr>
        <w:lastRenderedPageBreak/>
        <w:t xml:space="preserve">5.2 </w:t>
      </w:r>
      <w:r w:rsidR="000D11AE" w:rsidRPr="0023465D">
        <w:rPr>
          <w:rFonts w:ascii="Times New Roman" w:eastAsia="Times New Roman" w:hAnsi="Times New Roman" w:cs="Times New Roman"/>
          <w:b/>
          <w:bCs/>
          <w:color w:val="auto"/>
          <w:sz w:val="24"/>
          <w:szCs w:val="24"/>
        </w:rPr>
        <w:t>Components</w:t>
      </w:r>
      <w:r w:rsidR="000D11AE" w:rsidRPr="0023465D">
        <w:rPr>
          <w:rFonts w:ascii="Times New Roman" w:eastAsia="Times New Roman" w:hAnsi="Times New Roman" w:cs="Times New Roman"/>
          <w:color w:val="auto"/>
          <w:sz w:val="24"/>
          <w:szCs w:val="24"/>
        </w:rPr>
        <w:t>:</w:t>
      </w:r>
      <w:bookmarkEnd w:id="352"/>
    </w:p>
    <w:p w14:paraId="044D344A" w14:textId="77777777" w:rsidR="000D11AE" w:rsidRPr="0023465D" w:rsidRDefault="000D11AE" w:rsidP="0023465D">
      <w:pPr>
        <w:spacing w:after="0" w:line="480" w:lineRule="auto"/>
        <w:jc w:val="both"/>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Eris CLI:</w:t>
      </w:r>
    </w:p>
    <w:p w14:paraId="20DBBC99" w14:textId="77777777" w:rsidR="000D11AE" w:rsidRPr="0023465D" w:rsidRDefault="000D11AE" w:rsidP="0023465D">
      <w:pPr>
        <w:spacing w:after="240" w:line="480" w:lineRule="auto"/>
        <w:jc w:val="both"/>
        <w:rPr>
          <w:rFonts w:ascii="Times New Roman" w:eastAsia="Times New Roman" w:hAnsi="Times New Roman" w:cs="Times New Roman"/>
          <w:sz w:val="24"/>
          <w:szCs w:val="24"/>
        </w:rPr>
      </w:pPr>
      <w:proofErr w:type="spellStart"/>
      <w:r w:rsidRPr="0023465D">
        <w:rPr>
          <w:rFonts w:ascii="Times New Roman" w:eastAsia="Times New Roman" w:hAnsi="Times New Roman" w:cs="Times New Roman"/>
          <w:sz w:val="24"/>
          <w:szCs w:val="24"/>
        </w:rPr>
        <w:t>Eris</w:t>
      </w:r>
      <w:proofErr w:type="gramStart"/>
      <w:r w:rsidRPr="0023465D">
        <w:rPr>
          <w:rFonts w:ascii="Times New Roman" w:eastAsia="Times New Roman" w:hAnsi="Times New Roman" w:cs="Times New Roman"/>
          <w:sz w:val="24"/>
          <w:szCs w:val="24"/>
        </w:rPr>
        <w:t>:cli</w:t>
      </w:r>
      <w:proofErr w:type="spellEnd"/>
      <w:proofErr w:type="gramEnd"/>
      <w:r w:rsidRPr="0023465D">
        <w:rPr>
          <w:rFonts w:ascii="Times New Roman" w:eastAsia="Times New Roman" w:hAnsi="Times New Roman" w:cs="Times New Roman"/>
          <w:sz w:val="24"/>
          <w:szCs w:val="24"/>
        </w:rPr>
        <w:t xml:space="preserve"> is a tool that is used by developers to test, build, manage, and operate smart contract applications. It is a wrapper around the Docker’s API. This is the entry point for the Eris platform. [48]</w:t>
      </w:r>
    </w:p>
    <w:p w14:paraId="28DEF886" w14:textId="77777777" w:rsidR="000D11AE" w:rsidRPr="0023465D" w:rsidRDefault="000D11AE" w:rsidP="0023465D">
      <w:pPr>
        <w:spacing w:after="0" w:line="480" w:lineRule="auto"/>
        <w:jc w:val="both"/>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Eris DB:</w:t>
      </w:r>
    </w:p>
    <w:p w14:paraId="0CF0F656" w14:textId="77777777" w:rsidR="000D11AE" w:rsidRPr="0023465D" w:rsidRDefault="000D11AE" w:rsidP="0023465D">
      <w:pPr>
        <w:spacing w:after="24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Eris DB is the blockchain client of Eris. It constitutes the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consensus, an implementation of </w:t>
      </w:r>
      <w:proofErr w:type="spellStart"/>
      <w:r w:rsidRPr="0023465D">
        <w:rPr>
          <w:rFonts w:ascii="Times New Roman" w:eastAsia="Times New Roman" w:hAnsi="Times New Roman" w:cs="Times New Roman"/>
          <w:sz w:val="24"/>
          <w:szCs w:val="24"/>
        </w:rPr>
        <w:t>Ethereum’s</w:t>
      </w:r>
      <w:proofErr w:type="spellEnd"/>
      <w:r w:rsidRPr="0023465D">
        <w:rPr>
          <w:rFonts w:ascii="Times New Roman" w:eastAsia="Times New Roman" w:hAnsi="Times New Roman" w:cs="Times New Roman"/>
          <w:sz w:val="24"/>
          <w:szCs w:val="24"/>
        </w:rPr>
        <w:t xml:space="preserve"> virtual machine, and a permissions layer. Eris-</w:t>
      </w:r>
      <w:proofErr w:type="spellStart"/>
      <w:r w:rsidRPr="0023465D">
        <w:rPr>
          <w:rFonts w:ascii="Times New Roman" w:eastAsia="Times New Roman" w:hAnsi="Times New Roman" w:cs="Times New Roman"/>
          <w:sz w:val="24"/>
          <w:szCs w:val="24"/>
        </w:rPr>
        <w:t>db</w:t>
      </w:r>
      <w:proofErr w:type="spellEnd"/>
      <w:r w:rsidRPr="0023465D">
        <w:rPr>
          <w:rFonts w:ascii="Times New Roman" w:eastAsia="Times New Roman" w:hAnsi="Times New Roman" w:cs="Times New Roman"/>
          <w:sz w:val="24"/>
          <w:szCs w:val="24"/>
        </w:rPr>
        <w:t xml:space="preserve"> is used through the command line interface by the </w:t>
      </w:r>
      <w:proofErr w:type="spellStart"/>
      <w:r w:rsidRPr="0023465D">
        <w:rPr>
          <w:rFonts w:ascii="Times New Roman" w:eastAsia="Times New Roman" w:hAnsi="Times New Roman" w:cs="Times New Roman"/>
          <w:sz w:val="24"/>
          <w:szCs w:val="24"/>
        </w:rPr>
        <w:t>eris</w:t>
      </w:r>
      <w:proofErr w:type="spellEnd"/>
      <w:r w:rsidRPr="0023465D">
        <w:rPr>
          <w:rFonts w:ascii="Times New Roman" w:eastAsia="Times New Roman" w:hAnsi="Times New Roman" w:cs="Times New Roman"/>
          <w:sz w:val="24"/>
          <w:szCs w:val="24"/>
        </w:rPr>
        <w:t>-chains command. [49]</w:t>
      </w:r>
    </w:p>
    <w:p w14:paraId="132709ED" w14:textId="77777777" w:rsidR="000D11AE" w:rsidRPr="0023465D" w:rsidRDefault="000D11AE" w:rsidP="0023465D">
      <w:pPr>
        <w:spacing w:after="0" w:line="480" w:lineRule="auto"/>
        <w:jc w:val="both"/>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 xml:space="preserve">Eris chain manager tooling: </w:t>
      </w:r>
    </w:p>
    <w:p w14:paraId="5BB483EA" w14:textId="77777777" w:rsidR="000D11AE" w:rsidRPr="0023465D" w:rsidRDefault="000D11AE" w:rsidP="0023465D">
      <w:pPr>
        <w:spacing w:after="24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It is a high-level tool which is used for executing complex operations on Eris chains. On the design, nature, and level lines, it is similar to </w:t>
      </w:r>
      <w:proofErr w:type="spellStart"/>
      <w:r w:rsidRPr="0023465D">
        <w:rPr>
          <w:rFonts w:ascii="Times New Roman" w:eastAsia="Times New Roman" w:hAnsi="Times New Roman" w:cs="Times New Roman"/>
          <w:sz w:val="24"/>
          <w:szCs w:val="24"/>
        </w:rPr>
        <w:t>eris</w:t>
      </w:r>
      <w:proofErr w:type="spellEnd"/>
      <w:r w:rsidRPr="0023465D">
        <w:rPr>
          <w:rFonts w:ascii="Times New Roman" w:eastAsia="Times New Roman" w:hAnsi="Times New Roman" w:cs="Times New Roman"/>
          <w:sz w:val="24"/>
          <w:szCs w:val="24"/>
        </w:rPr>
        <w:t>-pm (</w:t>
      </w:r>
      <w:proofErr w:type="spellStart"/>
      <w:proofErr w:type="gramStart"/>
      <w:r w:rsidRPr="0023465D">
        <w:rPr>
          <w:rFonts w:ascii="Times New Roman" w:eastAsia="Times New Roman" w:hAnsi="Times New Roman" w:cs="Times New Roman"/>
          <w:sz w:val="24"/>
          <w:szCs w:val="24"/>
        </w:rPr>
        <w:t>eris</w:t>
      </w:r>
      <w:proofErr w:type="spellEnd"/>
      <w:proofErr w:type="gramEnd"/>
      <w:r w:rsidRPr="0023465D">
        <w:rPr>
          <w:rFonts w:ascii="Times New Roman" w:eastAsia="Times New Roman" w:hAnsi="Times New Roman" w:cs="Times New Roman"/>
          <w:sz w:val="24"/>
          <w:szCs w:val="24"/>
        </w:rPr>
        <w:t xml:space="preserve"> package manager). This is used in providing an interface for the modular components on the </w:t>
      </w:r>
      <w:proofErr w:type="spellStart"/>
      <w:proofErr w:type="gramStart"/>
      <w:r w:rsidRPr="0023465D">
        <w:rPr>
          <w:rFonts w:ascii="Times New Roman" w:eastAsia="Times New Roman" w:hAnsi="Times New Roman" w:cs="Times New Roman"/>
          <w:sz w:val="24"/>
          <w:szCs w:val="24"/>
        </w:rPr>
        <w:t>eris</w:t>
      </w:r>
      <w:proofErr w:type="spellEnd"/>
      <w:proofErr w:type="gramEnd"/>
      <w:r w:rsidRPr="0023465D">
        <w:rPr>
          <w:rFonts w:ascii="Times New Roman" w:eastAsia="Times New Roman" w:hAnsi="Times New Roman" w:cs="Times New Roman"/>
          <w:sz w:val="24"/>
          <w:szCs w:val="24"/>
        </w:rPr>
        <w:t xml:space="preserve"> platform. [50]</w:t>
      </w:r>
    </w:p>
    <w:p w14:paraId="37359867" w14:textId="77777777" w:rsidR="000D11AE" w:rsidRPr="0023465D" w:rsidRDefault="000D11AE" w:rsidP="0023465D">
      <w:pPr>
        <w:spacing w:after="0" w:line="480" w:lineRule="auto"/>
        <w:jc w:val="both"/>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Eris package manager tooling:</w:t>
      </w:r>
    </w:p>
    <w:p w14:paraId="1E246C94" w14:textId="77777777" w:rsidR="000D11AE" w:rsidRPr="0023465D" w:rsidRDefault="000D11AE"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This is a utility which is mainly used for testing and deploying smart contract packages. This provides access to </w:t>
      </w:r>
      <w:proofErr w:type="spellStart"/>
      <w:r w:rsidRPr="0023465D">
        <w:rPr>
          <w:rFonts w:ascii="Times New Roman" w:eastAsia="Times New Roman" w:hAnsi="Times New Roman" w:cs="Times New Roman"/>
          <w:sz w:val="24"/>
          <w:szCs w:val="24"/>
        </w:rPr>
        <w:t>eris-db</w:t>
      </w:r>
      <w:proofErr w:type="spellEnd"/>
      <w:r w:rsidRPr="0023465D">
        <w:rPr>
          <w:rFonts w:ascii="Times New Roman" w:eastAsia="Times New Roman" w:hAnsi="Times New Roman" w:cs="Times New Roman"/>
          <w:sz w:val="24"/>
          <w:szCs w:val="24"/>
        </w:rPr>
        <w:t xml:space="preserve"> tooling. Eris package manager is primarily used for deploying and testing suites of smart contracts. This also defines what jobs should be run and the order in which they should be run. [51]</w:t>
      </w:r>
    </w:p>
    <w:p w14:paraId="76663657" w14:textId="77777777" w:rsidR="006468E8" w:rsidRDefault="006468E8" w:rsidP="006468E8">
      <w:pPr>
        <w:spacing w:after="0" w:line="480" w:lineRule="auto"/>
        <w:rPr>
          <w:rFonts w:ascii="Times New Roman" w:hAnsi="Times New Roman" w:cs="Times New Roman"/>
          <w:b/>
          <w:sz w:val="24"/>
        </w:rPr>
      </w:pPr>
    </w:p>
    <w:p w14:paraId="4A3F99DF" w14:textId="77777777" w:rsidR="006468E8" w:rsidRDefault="006468E8" w:rsidP="006468E8">
      <w:pPr>
        <w:spacing w:after="0" w:line="480" w:lineRule="auto"/>
        <w:rPr>
          <w:rFonts w:ascii="Times New Roman" w:hAnsi="Times New Roman" w:cs="Times New Roman"/>
          <w:b/>
          <w:sz w:val="24"/>
        </w:rPr>
      </w:pPr>
    </w:p>
    <w:p w14:paraId="04FEDA01" w14:textId="77777777" w:rsidR="006468E8" w:rsidRDefault="006468E8" w:rsidP="006468E8">
      <w:pPr>
        <w:spacing w:after="0" w:line="480" w:lineRule="auto"/>
        <w:rPr>
          <w:rFonts w:ascii="Times New Roman" w:hAnsi="Times New Roman" w:cs="Times New Roman"/>
          <w:b/>
          <w:sz w:val="24"/>
        </w:rPr>
      </w:pPr>
    </w:p>
    <w:p w14:paraId="3FFE119C" w14:textId="77777777" w:rsidR="006468E8" w:rsidRDefault="006468E8" w:rsidP="006468E8">
      <w:pPr>
        <w:spacing w:after="0" w:line="480" w:lineRule="auto"/>
        <w:rPr>
          <w:rFonts w:ascii="Times New Roman" w:hAnsi="Times New Roman" w:cs="Times New Roman"/>
          <w:b/>
          <w:sz w:val="24"/>
        </w:rPr>
      </w:pPr>
    </w:p>
    <w:p w14:paraId="10F65ED3" w14:textId="77777777" w:rsidR="006468E8" w:rsidRPr="0023465D" w:rsidRDefault="00A61DD6" w:rsidP="0023465D">
      <w:pPr>
        <w:pStyle w:val="Heading2"/>
        <w:spacing w:line="480" w:lineRule="auto"/>
        <w:rPr>
          <w:rFonts w:ascii="Times New Roman" w:eastAsia="Times New Roman" w:hAnsi="Times New Roman" w:cs="Times New Roman"/>
          <w:b/>
          <w:bCs/>
          <w:color w:val="auto"/>
          <w:sz w:val="24"/>
          <w:szCs w:val="24"/>
        </w:rPr>
      </w:pPr>
      <w:bookmarkStart w:id="353" w:name="_Toc468477634"/>
      <w:r w:rsidRPr="0023465D">
        <w:rPr>
          <w:rFonts w:ascii="Times New Roman" w:eastAsia="Times New Roman" w:hAnsi="Times New Roman" w:cs="Times New Roman"/>
          <w:b/>
          <w:bCs/>
          <w:color w:val="auto"/>
          <w:sz w:val="24"/>
          <w:szCs w:val="24"/>
        </w:rPr>
        <w:lastRenderedPageBreak/>
        <w:t xml:space="preserve">5.3 </w:t>
      </w:r>
      <w:proofErr w:type="spellStart"/>
      <w:r w:rsidR="006468E8" w:rsidRPr="0023465D">
        <w:rPr>
          <w:rFonts w:ascii="Times New Roman" w:eastAsia="Times New Roman" w:hAnsi="Times New Roman" w:cs="Times New Roman"/>
          <w:b/>
          <w:bCs/>
          <w:color w:val="auto"/>
          <w:sz w:val="24"/>
          <w:szCs w:val="24"/>
        </w:rPr>
        <w:t>Tendermint</w:t>
      </w:r>
      <w:proofErr w:type="spellEnd"/>
      <w:r w:rsidR="006468E8" w:rsidRPr="0023465D">
        <w:rPr>
          <w:rFonts w:ascii="Times New Roman" w:eastAsia="Times New Roman" w:hAnsi="Times New Roman" w:cs="Times New Roman"/>
          <w:b/>
          <w:bCs/>
          <w:color w:val="auto"/>
          <w:sz w:val="24"/>
          <w:szCs w:val="24"/>
        </w:rPr>
        <w:t>:</w:t>
      </w:r>
      <w:bookmarkEnd w:id="353"/>
    </w:p>
    <w:p w14:paraId="56A06D43" w14:textId="77777777" w:rsidR="006468E8" w:rsidRPr="0023465D" w:rsidRDefault="006468E8" w:rsidP="0023465D">
      <w:pPr>
        <w:spacing w:after="0" w:line="480" w:lineRule="auto"/>
        <w:jc w:val="both"/>
        <w:rPr>
          <w:rFonts w:ascii="Times New Roman" w:eastAsia="Times New Roman" w:hAnsi="Times New Roman" w:cs="Times New Roman"/>
          <w:sz w:val="24"/>
          <w:szCs w:val="24"/>
        </w:rPr>
      </w:pPr>
      <w:r>
        <w:rPr>
          <w:rFonts w:ascii="Times New Roman" w:hAnsi="Times New Roman" w:cs="Times New Roman"/>
          <w:sz w:val="24"/>
        </w:rPr>
        <w:tab/>
      </w:r>
      <w:r w:rsidRPr="0023465D">
        <w:rPr>
          <w:rFonts w:ascii="Times New Roman" w:eastAsia="Times New Roman" w:hAnsi="Times New Roman" w:cs="Times New Roman"/>
          <w:sz w:val="24"/>
          <w:szCs w:val="24"/>
        </w:rPr>
        <w:t xml:space="preserve">Eris has various components for creating, deploying, and managing blockchains. It also has some unique features that are not present in Ethereum (e.g. permissioned blockchains). But, as far as the internal mechanisms are concerned, Eris is essentially running the Ethereum Virtual Machine combined with a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consensus engine. As opposed to </w:t>
      </w:r>
      <w:proofErr w:type="spellStart"/>
      <w:r w:rsidRPr="0023465D">
        <w:rPr>
          <w:rFonts w:ascii="Times New Roman" w:eastAsia="Times New Roman" w:hAnsi="Times New Roman" w:cs="Times New Roman"/>
          <w:sz w:val="24"/>
          <w:szCs w:val="24"/>
        </w:rPr>
        <w:t>Ethereum’s</w:t>
      </w:r>
      <w:proofErr w:type="spellEnd"/>
      <w:r w:rsidRPr="0023465D">
        <w:rPr>
          <w:rFonts w:ascii="Times New Roman" w:eastAsia="Times New Roman" w:hAnsi="Times New Roman" w:cs="Times New Roman"/>
          <w:sz w:val="24"/>
          <w:szCs w:val="24"/>
        </w:rPr>
        <w:t xml:space="preserve"> Proof-of-Work consensus (</w:t>
      </w:r>
      <w:proofErr w:type="spellStart"/>
      <w:r w:rsidRPr="0023465D">
        <w:rPr>
          <w:rFonts w:ascii="Times New Roman" w:eastAsia="Times New Roman" w:hAnsi="Times New Roman" w:cs="Times New Roman"/>
          <w:sz w:val="24"/>
          <w:szCs w:val="24"/>
        </w:rPr>
        <w:t>Ethash</w:t>
      </w:r>
      <w:proofErr w:type="spellEnd"/>
      <w:r w:rsidRPr="0023465D">
        <w:rPr>
          <w:rFonts w:ascii="Times New Roman" w:eastAsia="Times New Roman" w:hAnsi="Times New Roman" w:cs="Times New Roman"/>
          <w:sz w:val="24"/>
          <w:szCs w:val="24"/>
        </w:rPr>
        <w:t xml:space="preserve">), Eris achieves consensus through a Proof-of-Stake mechanism i.e.,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In the </w:t>
      </w:r>
      <w:proofErr w:type="spellStart"/>
      <w:proofErr w:type="gramStart"/>
      <w:r w:rsidRPr="0023465D">
        <w:rPr>
          <w:rFonts w:ascii="Times New Roman" w:eastAsia="Times New Roman" w:hAnsi="Times New Roman" w:cs="Times New Roman"/>
          <w:sz w:val="24"/>
          <w:szCs w:val="24"/>
        </w:rPr>
        <w:t>PoW</w:t>
      </w:r>
      <w:proofErr w:type="spellEnd"/>
      <w:proofErr w:type="gramEnd"/>
      <w:r w:rsidRPr="0023465D">
        <w:rPr>
          <w:rFonts w:ascii="Times New Roman" w:eastAsia="Times New Roman" w:hAnsi="Times New Roman" w:cs="Times New Roman"/>
          <w:sz w:val="24"/>
          <w:szCs w:val="24"/>
        </w:rPr>
        <w:t xml:space="preserve"> model, users are asked to perform complex cryptographic calculations and solve intense mathematical problems to validate transactions and create blocks. These calculations cannot be performed by simple computers and miners need to purchase special hardware, which is worth thousands of dollars, to keep the crypto-currency network stable. Also, these “mining rigs” consume a lot of energy. This means that a cryptocurrency system working on a </w:t>
      </w:r>
      <w:proofErr w:type="spellStart"/>
      <w:proofErr w:type="gramStart"/>
      <w:r w:rsidRPr="0023465D">
        <w:rPr>
          <w:rFonts w:ascii="Times New Roman" w:eastAsia="Times New Roman" w:hAnsi="Times New Roman" w:cs="Times New Roman"/>
          <w:sz w:val="24"/>
          <w:szCs w:val="24"/>
        </w:rPr>
        <w:t>PoW</w:t>
      </w:r>
      <w:proofErr w:type="spellEnd"/>
      <w:proofErr w:type="gramEnd"/>
      <w:r w:rsidRPr="0023465D">
        <w:rPr>
          <w:rFonts w:ascii="Times New Roman" w:eastAsia="Times New Roman" w:hAnsi="Times New Roman" w:cs="Times New Roman"/>
          <w:sz w:val="24"/>
          <w:szCs w:val="24"/>
        </w:rPr>
        <w:t xml:space="preserve"> mechanism is dependent on costly hardware and uses up a lot of electric power. Most of the miners are interested in these projects because of the financial incentives. But, as the incentive decreases and the difficulty increases, miners will opt out of the network and mining through </w:t>
      </w:r>
      <w:proofErr w:type="spellStart"/>
      <w:proofErr w:type="gramStart"/>
      <w:r w:rsidRPr="0023465D">
        <w:rPr>
          <w:rFonts w:ascii="Times New Roman" w:eastAsia="Times New Roman" w:hAnsi="Times New Roman" w:cs="Times New Roman"/>
          <w:sz w:val="24"/>
          <w:szCs w:val="24"/>
        </w:rPr>
        <w:t>PoW</w:t>
      </w:r>
      <w:proofErr w:type="spellEnd"/>
      <w:proofErr w:type="gramEnd"/>
      <w:r w:rsidRPr="0023465D">
        <w:rPr>
          <w:rFonts w:ascii="Times New Roman" w:eastAsia="Times New Roman" w:hAnsi="Times New Roman" w:cs="Times New Roman"/>
          <w:sz w:val="24"/>
          <w:szCs w:val="24"/>
        </w:rPr>
        <w:t xml:space="preserve"> might not be a feasible option for keeping the network secure. Due to these disadvantages, </w:t>
      </w:r>
      <w:proofErr w:type="spellStart"/>
      <w:r w:rsidRPr="0023465D">
        <w:rPr>
          <w:rFonts w:ascii="Times New Roman" w:eastAsia="Times New Roman" w:hAnsi="Times New Roman" w:cs="Times New Roman"/>
          <w:sz w:val="24"/>
          <w:szCs w:val="24"/>
        </w:rPr>
        <w:t>PoS</w:t>
      </w:r>
      <w:proofErr w:type="spellEnd"/>
      <w:r w:rsidRPr="0023465D">
        <w:rPr>
          <w:rFonts w:ascii="Times New Roman" w:eastAsia="Times New Roman" w:hAnsi="Times New Roman" w:cs="Times New Roman"/>
          <w:sz w:val="24"/>
          <w:szCs w:val="24"/>
        </w:rPr>
        <w:t xml:space="preserve"> is considered a better option for achieving consensus in a distributed system. </w:t>
      </w:r>
      <w:r w:rsidR="00601CB0" w:rsidRPr="0023465D">
        <w:rPr>
          <w:rFonts w:ascii="Times New Roman" w:eastAsia="Times New Roman" w:hAnsi="Times New Roman" w:cs="Times New Roman"/>
          <w:sz w:val="24"/>
          <w:szCs w:val="24"/>
        </w:rPr>
        <w:t>[52</w:t>
      </w:r>
      <w:r w:rsidRPr="0023465D">
        <w:rPr>
          <w:rFonts w:ascii="Times New Roman" w:eastAsia="Times New Roman" w:hAnsi="Times New Roman" w:cs="Times New Roman"/>
          <w:sz w:val="24"/>
          <w:szCs w:val="24"/>
        </w:rPr>
        <w:t>]</w:t>
      </w:r>
    </w:p>
    <w:p w14:paraId="638C8E69" w14:textId="77777777" w:rsidR="006468E8" w:rsidRPr="0023465D" w:rsidRDefault="006468E8" w:rsidP="0023465D">
      <w:pPr>
        <w:spacing w:after="0" w:line="480" w:lineRule="auto"/>
        <w:jc w:val="both"/>
        <w:rPr>
          <w:rFonts w:ascii="Times New Roman" w:eastAsia="Times New Roman" w:hAnsi="Times New Roman" w:cs="Times New Roman"/>
          <w:color w:val="FF0000"/>
          <w:sz w:val="24"/>
          <w:szCs w:val="24"/>
        </w:rPr>
      </w:pPr>
      <w:r>
        <w:rPr>
          <w:rFonts w:ascii="Times New Roman" w:hAnsi="Times New Roman" w:cs="Times New Roman"/>
          <w:sz w:val="24"/>
        </w:rPr>
        <w:tab/>
      </w:r>
      <w:r w:rsidRPr="0023465D">
        <w:rPr>
          <w:rFonts w:ascii="Times New Roman" w:eastAsia="Times New Roman" w:hAnsi="Times New Roman" w:cs="Times New Roman"/>
          <w:sz w:val="24"/>
          <w:szCs w:val="24"/>
        </w:rPr>
        <w:t xml:space="preserve">In a </w:t>
      </w:r>
      <w:proofErr w:type="spellStart"/>
      <w:r w:rsidRPr="0023465D">
        <w:rPr>
          <w:rFonts w:ascii="Times New Roman" w:eastAsia="Times New Roman" w:hAnsi="Times New Roman" w:cs="Times New Roman"/>
          <w:sz w:val="24"/>
          <w:szCs w:val="24"/>
        </w:rPr>
        <w:t>PoS</w:t>
      </w:r>
      <w:proofErr w:type="spellEnd"/>
      <w:r w:rsidRPr="0023465D">
        <w:rPr>
          <w:rFonts w:ascii="Times New Roman" w:eastAsia="Times New Roman" w:hAnsi="Times New Roman" w:cs="Times New Roman"/>
          <w:sz w:val="24"/>
          <w:szCs w:val="24"/>
        </w:rPr>
        <w:t xml:space="preserve"> mechanism, a node which validates a block has to provide a proof that it has access to a certain amount of coins. It requires users that have a high stake at the currency (i.e. hold a lot of coins) to determine the next block.</w:t>
      </w:r>
      <w:r w:rsidRPr="0B733082">
        <w:t xml:space="preserve"> </w:t>
      </w:r>
      <w:r w:rsidRPr="0023465D">
        <w:rPr>
          <w:rFonts w:ascii="Times New Roman" w:eastAsia="Times New Roman" w:hAnsi="Times New Roman" w:cs="Times New Roman"/>
          <w:sz w:val="24"/>
          <w:szCs w:val="24"/>
        </w:rPr>
        <w:t xml:space="preserve">As opposed to miners in Bitcoin and Ethereum, the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consensus engine consists of validators. Each validator owns some stake in the network which they bond. Bonding stake means you deposit some money into the network, and in some sense use it as a collateral to vouch for a block. In </w:t>
      </w:r>
      <w:proofErr w:type="spellStart"/>
      <w:proofErr w:type="gramStart"/>
      <w:r w:rsidRPr="0023465D">
        <w:rPr>
          <w:rFonts w:ascii="Times New Roman" w:eastAsia="Times New Roman" w:hAnsi="Times New Roman" w:cs="Times New Roman"/>
          <w:sz w:val="24"/>
          <w:szCs w:val="24"/>
        </w:rPr>
        <w:t>PoW</w:t>
      </w:r>
      <w:proofErr w:type="spellEnd"/>
      <w:proofErr w:type="gramEnd"/>
      <w:r w:rsidRPr="0023465D">
        <w:rPr>
          <w:rFonts w:ascii="Times New Roman" w:eastAsia="Times New Roman" w:hAnsi="Times New Roman" w:cs="Times New Roman"/>
          <w:sz w:val="24"/>
          <w:szCs w:val="24"/>
        </w:rPr>
        <w:t xml:space="preserve">, a valid chain is identified by the amount of work put behind it, while in </w:t>
      </w:r>
      <w:proofErr w:type="spellStart"/>
      <w:r w:rsidRPr="0023465D">
        <w:rPr>
          <w:rFonts w:ascii="Times New Roman" w:eastAsia="Times New Roman" w:hAnsi="Times New Roman" w:cs="Times New Roman"/>
          <w:sz w:val="24"/>
          <w:szCs w:val="24"/>
        </w:rPr>
        <w:t>PoS</w:t>
      </w:r>
      <w:proofErr w:type="spellEnd"/>
      <w:r w:rsidRPr="0023465D">
        <w:rPr>
          <w:rFonts w:ascii="Times New Roman" w:eastAsia="Times New Roman" w:hAnsi="Times New Roman" w:cs="Times New Roman"/>
          <w:sz w:val="24"/>
          <w:szCs w:val="24"/>
        </w:rPr>
        <w:t xml:space="preserve">, a chain with the highest collateral is trusted and </w:t>
      </w:r>
      <w:r w:rsidRPr="0023465D">
        <w:rPr>
          <w:rFonts w:ascii="Times New Roman" w:eastAsia="Times New Roman" w:hAnsi="Times New Roman" w:cs="Times New Roman"/>
          <w:sz w:val="24"/>
          <w:szCs w:val="24"/>
        </w:rPr>
        <w:lastRenderedPageBreak/>
        <w:t>considered to be valid. However, this doesn’t mean that an account with the highest balance always gets to confirm all the transactions as it would lead to centralization of the system because</w:t>
      </w:r>
      <w:r w:rsidR="00E152DC" w:rsidRPr="0023465D">
        <w:rPr>
          <w:rFonts w:ascii="Times New Roman" w:eastAsia="Times New Roman" w:hAnsi="Times New Roman" w:cs="Times New Roman"/>
          <w:sz w:val="24"/>
          <w:szCs w:val="24"/>
        </w:rPr>
        <w:t>,</w:t>
      </w:r>
      <w:r w:rsidRPr="0023465D">
        <w:rPr>
          <w:rFonts w:ascii="Times New Roman" w:eastAsia="Times New Roman" w:hAnsi="Times New Roman" w:cs="Times New Roman"/>
          <w:sz w:val="24"/>
          <w:szCs w:val="24"/>
        </w:rPr>
        <w:t xml:space="preserve"> the person with the most no. of coins can control the transactions. So, </w:t>
      </w:r>
      <w:proofErr w:type="spellStart"/>
      <w:r w:rsidRPr="0023465D">
        <w:rPr>
          <w:rFonts w:ascii="Times New Roman" w:eastAsia="Times New Roman" w:hAnsi="Times New Roman" w:cs="Times New Roman"/>
          <w:sz w:val="24"/>
          <w:szCs w:val="24"/>
        </w:rPr>
        <w:t>PoS</w:t>
      </w:r>
      <w:proofErr w:type="spellEnd"/>
      <w:r w:rsidRPr="0023465D">
        <w:rPr>
          <w:rFonts w:ascii="Times New Roman" w:eastAsia="Times New Roman" w:hAnsi="Times New Roman" w:cs="Times New Roman"/>
          <w:sz w:val="24"/>
          <w:szCs w:val="24"/>
        </w:rPr>
        <w:t xml:space="preserve"> should have a way of defining the next valid block in any blockchain. In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this is achieved through voting and some other mechanisms in the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w:t>
      </w:r>
      <w:r w:rsidRPr="24D47E9E">
        <w:rPr>
          <w:rFonts w:ascii="Times New Roman" w:eastAsia="Times New Roman" w:hAnsi="Times New Roman" w:cs="Times New Roman"/>
          <w:i/>
          <w:iCs/>
          <w:sz w:val="24"/>
          <w:szCs w:val="24"/>
        </w:rPr>
        <w:t>state</w:t>
      </w:r>
      <w:r w:rsidRPr="0023465D">
        <w:rPr>
          <w:rFonts w:ascii="Times New Roman" w:eastAsia="Times New Roman" w:hAnsi="Times New Roman" w:cs="Times New Roman"/>
          <w:sz w:val="24"/>
          <w:szCs w:val="24"/>
        </w:rPr>
        <w:t>.</w:t>
      </w:r>
      <w:r w:rsidR="00601CB0" w:rsidRPr="0023465D">
        <w:rPr>
          <w:rFonts w:ascii="Times New Roman" w:eastAsia="Times New Roman" w:hAnsi="Times New Roman" w:cs="Times New Roman"/>
          <w:sz w:val="24"/>
          <w:szCs w:val="24"/>
        </w:rPr>
        <w:t xml:space="preserve"> [53</w:t>
      </w:r>
      <w:r w:rsidRPr="0023465D">
        <w:rPr>
          <w:rFonts w:ascii="Times New Roman" w:eastAsia="Times New Roman" w:hAnsi="Times New Roman" w:cs="Times New Roman"/>
          <w:sz w:val="24"/>
          <w:szCs w:val="24"/>
        </w:rPr>
        <w:t xml:space="preserve">]   </w:t>
      </w:r>
    </w:p>
    <w:p w14:paraId="224041A4" w14:textId="77777777" w:rsidR="006468E8" w:rsidRPr="0023465D" w:rsidRDefault="006468E8" w:rsidP="0023465D">
      <w:pPr>
        <w:spacing w:after="0" w:line="480" w:lineRule="auto"/>
        <w:ind w:firstLine="72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In distributed systems, Byzantine faults are considered dangerous because the presence of a Byzantine fault breaks the harmony of the system i.e., the Byzantine nodes in a distributed system will no longer be able to secure the system because they don’t perform in an expected manner due to conflicting and incorrect results. The term Byzantine was used because this situation is compared to a group of generals from the Byzantine army are communicating with other only through messengers to agree upon the same battle plan. There is a possibility that one or more of the generals are traitors who will try to confuse others. These faults are different from fail-stop failures. In fail-stop failures, if a single node in a distributed system starts to malfunction, that node simply halts and doesn’t communicate with other nodes. In </w:t>
      </w:r>
      <w:r w:rsidR="001F5434" w:rsidRPr="0023465D">
        <w:rPr>
          <w:rFonts w:ascii="Times New Roman" w:eastAsia="Times New Roman" w:hAnsi="Times New Roman" w:cs="Times New Roman"/>
          <w:sz w:val="24"/>
          <w:szCs w:val="24"/>
        </w:rPr>
        <w:t xml:space="preserve">the </w:t>
      </w:r>
      <w:r w:rsidRPr="0023465D">
        <w:rPr>
          <w:rFonts w:ascii="Times New Roman" w:eastAsia="Times New Roman" w:hAnsi="Times New Roman" w:cs="Times New Roman"/>
          <w:sz w:val="24"/>
          <w:szCs w:val="24"/>
        </w:rPr>
        <w:t>case of Byzantine faults, a malicious node sends conflicting messages to other nodes and these situations are difficult to handle. [</w:t>
      </w:r>
      <w:r w:rsidR="00601CB0" w:rsidRPr="0023465D">
        <w:rPr>
          <w:rFonts w:ascii="Times New Roman" w:eastAsia="Times New Roman" w:hAnsi="Times New Roman" w:cs="Times New Roman"/>
          <w:sz w:val="24"/>
          <w:szCs w:val="24"/>
        </w:rPr>
        <w:t>54</w:t>
      </w:r>
      <w:r w:rsidRPr="0023465D">
        <w:rPr>
          <w:rFonts w:ascii="Times New Roman" w:eastAsia="Times New Roman" w:hAnsi="Times New Roman" w:cs="Times New Roman"/>
          <w:sz w:val="24"/>
          <w:szCs w:val="24"/>
        </w:rPr>
        <w:t xml:space="preserve">] </w:t>
      </w:r>
    </w:p>
    <w:p w14:paraId="1622EED9" w14:textId="77777777" w:rsidR="006468E8" w:rsidRPr="0023465D" w:rsidRDefault="006468E8" w:rsidP="0023465D">
      <w:pPr>
        <w:spacing w:after="0" w:line="480" w:lineRule="auto"/>
        <w:ind w:firstLine="720"/>
        <w:jc w:val="both"/>
        <w:rPr>
          <w:rFonts w:ascii="Times New Roman" w:eastAsia="Times New Roman" w:hAnsi="Times New Roman" w:cs="Times New Roman"/>
          <w:sz w:val="24"/>
          <w:szCs w:val="24"/>
        </w:rPr>
      </w:pP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is a high-performance enterprise ready consensus engine which can be used to develop and run Byzantine fault tolerant applications. The validators sign the block to say that they approve that this is the correct block. Following is the block structure in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w:t>
      </w:r>
    </w:p>
    <w:p w14:paraId="5531AC22" w14:textId="77777777" w:rsidR="006468E8" w:rsidRDefault="006468E8" w:rsidP="006468E8">
      <w:pPr>
        <w:spacing w:after="0" w:line="240" w:lineRule="auto"/>
        <w:jc w:val="center"/>
        <w:rPr>
          <w:rFonts w:ascii="Times New Roman" w:hAnsi="Times New Roman" w:cs="Times New Roman"/>
          <w:sz w:val="24"/>
          <w:szCs w:val="24"/>
        </w:rPr>
      </w:pPr>
      <w:r>
        <w:rPr>
          <w:noProof/>
        </w:rPr>
        <w:lastRenderedPageBreak/>
        <w:drawing>
          <wp:inline distT="0" distB="0" distL="0" distR="0" wp14:anchorId="21CF8357" wp14:editId="30EE610C">
            <wp:extent cx="421005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050" cy="3724275"/>
                    </a:xfrm>
                    <a:prstGeom prst="rect">
                      <a:avLst/>
                    </a:prstGeom>
                  </pic:spPr>
                </pic:pic>
              </a:graphicData>
            </a:graphic>
          </wp:inline>
        </w:drawing>
      </w:r>
    </w:p>
    <w:p w14:paraId="6DA5821E" w14:textId="77777777" w:rsidR="006468E8" w:rsidRPr="0023465D" w:rsidRDefault="002100B4" w:rsidP="0023465D">
      <w:pPr>
        <w:spacing w:after="120" w:line="240" w:lineRule="auto"/>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Figure 5</w:t>
      </w:r>
      <w:r w:rsidR="006468E8" w:rsidRPr="0023465D">
        <w:rPr>
          <w:rFonts w:ascii="Times New Roman" w:eastAsia="Times New Roman" w:hAnsi="Times New Roman" w:cs="Times New Roman"/>
          <w:sz w:val="24"/>
          <w:szCs w:val="24"/>
        </w:rPr>
        <w:t xml:space="preserve">.1 Block structure in </w:t>
      </w:r>
      <w:proofErr w:type="spellStart"/>
      <w:r w:rsidR="006468E8" w:rsidRPr="0023465D">
        <w:rPr>
          <w:rFonts w:ascii="Times New Roman" w:eastAsia="Times New Roman" w:hAnsi="Times New Roman" w:cs="Times New Roman"/>
          <w:sz w:val="24"/>
          <w:szCs w:val="24"/>
        </w:rPr>
        <w:t>Tendermint</w:t>
      </w:r>
      <w:proofErr w:type="spellEnd"/>
    </w:p>
    <w:p w14:paraId="017DBD13" w14:textId="77777777" w:rsidR="006468E8" w:rsidRPr="0023465D" w:rsidRDefault="006468E8" w:rsidP="0023465D">
      <w:pPr>
        <w:spacing w:after="0" w:line="240" w:lineRule="auto"/>
        <w:jc w:val="center"/>
        <w:rPr>
          <w:rFonts w:ascii="Times New Roman" w:eastAsia="Times New Roman" w:hAnsi="Times New Roman" w:cs="Times New Roman"/>
        </w:rPr>
      </w:pPr>
      <w:r w:rsidRPr="0023465D">
        <w:rPr>
          <w:rFonts w:ascii="Times New Roman" w:eastAsia="Times New Roman" w:hAnsi="Times New Roman" w:cs="Times New Roman"/>
        </w:rPr>
        <w:t xml:space="preserve">Source: </w:t>
      </w:r>
      <w:r w:rsidRPr="006C1A2F">
        <w:rPr>
          <w:rFonts w:ascii="Times New Roman" w:eastAsia="Times New Roman" w:hAnsi="Times New Roman" w:cs="Times New Roman"/>
        </w:rPr>
        <w:t>Kwon, Jae. "</w:t>
      </w:r>
      <w:proofErr w:type="spellStart"/>
      <w:r w:rsidRPr="006C1A2F">
        <w:rPr>
          <w:rFonts w:ascii="Times New Roman" w:eastAsia="Times New Roman" w:hAnsi="Times New Roman" w:cs="Times New Roman"/>
        </w:rPr>
        <w:t>TenderMint</w:t>
      </w:r>
      <w:proofErr w:type="spellEnd"/>
      <w:r w:rsidRPr="006C1A2F">
        <w:rPr>
          <w:rFonts w:ascii="Times New Roman" w:eastAsia="Times New Roman" w:hAnsi="Times New Roman" w:cs="Times New Roman"/>
        </w:rPr>
        <w:t xml:space="preserve">: Consensus without Mining." </w:t>
      </w:r>
      <w:r w:rsidRPr="24D47E9E">
        <w:rPr>
          <w:rFonts w:ascii="Times New Roman" w:eastAsia="Times New Roman" w:hAnsi="Times New Roman" w:cs="Times New Roman"/>
          <w:i/>
          <w:iCs/>
        </w:rPr>
        <w:t xml:space="preserve">URL http://tendermint. </w:t>
      </w:r>
      <w:proofErr w:type="gramStart"/>
      <w:r w:rsidRPr="24D47E9E">
        <w:rPr>
          <w:rFonts w:ascii="Times New Roman" w:eastAsia="Times New Roman" w:hAnsi="Times New Roman" w:cs="Times New Roman"/>
          <w:i/>
          <w:iCs/>
        </w:rPr>
        <w:t>com/docs/</w:t>
      </w:r>
      <w:proofErr w:type="spellStart"/>
      <w:r w:rsidRPr="24D47E9E">
        <w:rPr>
          <w:rFonts w:ascii="Times New Roman" w:eastAsia="Times New Roman" w:hAnsi="Times New Roman" w:cs="Times New Roman"/>
          <w:i/>
          <w:iCs/>
        </w:rPr>
        <w:t>tendermint</w:t>
      </w:r>
      <w:proofErr w:type="spellEnd"/>
      <w:proofErr w:type="gramEnd"/>
      <w:r w:rsidRPr="24D47E9E">
        <w:rPr>
          <w:rFonts w:ascii="Times New Roman" w:eastAsia="Times New Roman" w:hAnsi="Times New Roman" w:cs="Times New Roman"/>
          <w:i/>
          <w:iCs/>
        </w:rPr>
        <w:t xml:space="preserve"> {_} v04. </w:t>
      </w:r>
      <w:proofErr w:type="gramStart"/>
      <w:r w:rsidRPr="24D47E9E">
        <w:rPr>
          <w:rFonts w:ascii="Times New Roman" w:eastAsia="Times New Roman" w:hAnsi="Times New Roman" w:cs="Times New Roman"/>
          <w:i/>
          <w:iCs/>
        </w:rPr>
        <w:t>pdf</w:t>
      </w:r>
      <w:proofErr w:type="gramEnd"/>
      <w:r w:rsidRPr="006C1A2F">
        <w:rPr>
          <w:rFonts w:ascii="Times New Roman" w:eastAsia="Times New Roman" w:hAnsi="Times New Roman" w:cs="Times New Roman"/>
        </w:rPr>
        <w:t xml:space="preserve"> (2014).</w:t>
      </w:r>
    </w:p>
    <w:p w14:paraId="4FCB4543" w14:textId="77777777" w:rsidR="006468E8" w:rsidRPr="0065208A" w:rsidRDefault="006468E8" w:rsidP="006468E8">
      <w:pPr>
        <w:spacing w:after="0" w:line="240" w:lineRule="auto"/>
        <w:rPr>
          <w:rFonts w:ascii="Times New Roman" w:hAnsi="Times New Roman" w:cs="Times New Roman"/>
          <w:szCs w:val="24"/>
        </w:rPr>
      </w:pPr>
    </w:p>
    <w:p w14:paraId="442D007F" w14:textId="77777777" w:rsidR="006468E8" w:rsidRPr="0023465D" w:rsidRDefault="006468E8" w:rsidP="0023465D">
      <w:pPr>
        <w:spacing w:after="0" w:line="48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So, a block gets added to the blockchain when it gets signed by the majority of validators. As long as 2/3</w:t>
      </w:r>
      <w:r w:rsidRPr="0023465D">
        <w:rPr>
          <w:rFonts w:ascii="Times New Roman" w:eastAsia="Times New Roman" w:hAnsi="Times New Roman" w:cs="Times New Roman"/>
          <w:sz w:val="24"/>
          <w:szCs w:val="24"/>
          <w:vertAlign w:val="superscript"/>
        </w:rPr>
        <w:t>rd</w:t>
      </w:r>
      <w:r w:rsidRPr="0023465D">
        <w:rPr>
          <w:rFonts w:ascii="Times New Roman" w:eastAsia="Times New Roman" w:hAnsi="Times New Roman" w:cs="Times New Roman"/>
          <w:sz w:val="24"/>
          <w:szCs w:val="24"/>
        </w:rPr>
        <w:t xml:space="preserve"> or more of the voting power of validators sign the block, it becomes officially committed. The 2/3</w:t>
      </w:r>
      <w:r w:rsidRPr="0023465D">
        <w:rPr>
          <w:rFonts w:ascii="Times New Roman" w:eastAsia="Times New Roman" w:hAnsi="Times New Roman" w:cs="Times New Roman"/>
          <w:sz w:val="24"/>
          <w:szCs w:val="24"/>
          <w:vertAlign w:val="superscript"/>
        </w:rPr>
        <w:t>rd</w:t>
      </w:r>
      <w:r w:rsidRPr="0023465D">
        <w:rPr>
          <w:rFonts w:ascii="Times New Roman" w:eastAsia="Times New Roman" w:hAnsi="Times New Roman" w:cs="Times New Roman"/>
          <w:sz w:val="24"/>
          <w:szCs w:val="24"/>
        </w:rPr>
        <w:t xml:space="preserve"> majority is chosen because, in case a fork occurs, at least 1/3</w:t>
      </w:r>
      <w:r w:rsidRPr="0023465D">
        <w:rPr>
          <w:rFonts w:ascii="Times New Roman" w:eastAsia="Times New Roman" w:hAnsi="Times New Roman" w:cs="Times New Roman"/>
          <w:sz w:val="24"/>
          <w:szCs w:val="24"/>
          <w:vertAlign w:val="superscript"/>
        </w:rPr>
        <w:t>rd</w:t>
      </w:r>
      <w:r w:rsidRPr="0023465D">
        <w:rPr>
          <w:rFonts w:ascii="Times New Roman" w:eastAsia="Times New Roman" w:hAnsi="Times New Roman" w:cs="Times New Roman"/>
          <w:sz w:val="24"/>
          <w:szCs w:val="24"/>
        </w:rPr>
        <w:t xml:space="preserve"> of the validators have signed for both the blocks so this means that the system can tolerate up to 1/3</w:t>
      </w:r>
      <w:r w:rsidRPr="0023465D">
        <w:rPr>
          <w:rFonts w:ascii="Times New Roman" w:eastAsia="Times New Roman" w:hAnsi="Times New Roman" w:cs="Times New Roman"/>
          <w:sz w:val="24"/>
          <w:szCs w:val="24"/>
          <w:vertAlign w:val="superscript"/>
        </w:rPr>
        <w:t>rd</w:t>
      </w:r>
      <w:r w:rsidRPr="0023465D">
        <w:rPr>
          <w:rFonts w:ascii="Times New Roman" w:eastAsia="Times New Roman" w:hAnsi="Times New Roman" w:cs="Times New Roman"/>
          <w:sz w:val="24"/>
          <w:szCs w:val="24"/>
        </w:rPr>
        <w:t xml:space="preserve"> of Byzantine participants. So, if more than 1/3</w:t>
      </w:r>
      <w:r w:rsidRPr="0023465D">
        <w:rPr>
          <w:rFonts w:ascii="Times New Roman" w:eastAsia="Times New Roman" w:hAnsi="Times New Roman" w:cs="Times New Roman"/>
          <w:sz w:val="24"/>
          <w:szCs w:val="24"/>
          <w:vertAlign w:val="superscript"/>
        </w:rPr>
        <w:t>rd</w:t>
      </w:r>
      <w:r w:rsidRPr="0023465D">
        <w:rPr>
          <w:rFonts w:ascii="Times New Roman" w:eastAsia="Times New Roman" w:hAnsi="Times New Roman" w:cs="Times New Roman"/>
          <w:sz w:val="24"/>
          <w:szCs w:val="24"/>
        </w:rPr>
        <w:t xml:space="preserve"> of the nodes are byzantine nodes, the consensus cannot be guaranteed. In Bitcoin and Ethereum, anybody can mine blocks. They just need to have the required hardware and the supply of electri</w:t>
      </w:r>
      <w:r w:rsidR="001F5434" w:rsidRPr="0023465D">
        <w:rPr>
          <w:rFonts w:ascii="Times New Roman" w:eastAsia="Times New Roman" w:hAnsi="Times New Roman" w:cs="Times New Roman"/>
          <w:sz w:val="24"/>
          <w:szCs w:val="24"/>
        </w:rPr>
        <w:t>city. This is called permission-</w:t>
      </w:r>
      <w:r w:rsidRPr="0023465D">
        <w:rPr>
          <w:rFonts w:ascii="Times New Roman" w:eastAsia="Times New Roman" w:hAnsi="Times New Roman" w:cs="Times New Roman"/>
          <w:sz w:val="24"/>
          <w:szCs w:val="24"/>
        </w:rPr>
        <w:t xml:space="preserve">less validation. The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ideology considers this a bug, not a feature. Particularly in the Enterprise industry, this kind of system might lead to the violation of regulations.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uses Ed25519. Batch verification is very fast i.e., 71000 signature verification per second. In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an address is the RIPEMD 160 hash of an Ed25519 public key. [</w:t>
      </w:r>
      <w:r w:rsidR="00601CB0" w:rsidRPr="0023465D">
        <w:rPr>
          <w:rFonts w:ascii="Times New Roman" w:eastAsia="Times New Roman" w:hAnsi="Times New Roman" w:cs="Times New Roman"/>
          <w:sz w:val="24"/>
          <w:szCs w:val="24"/>
        </w:rPr>
        <w:t>53</w:t>
      </w:r>
      <w:r w:rsidRPr="0023465D">
        <w:rPr>
          <w:rFonts w:ascii="Times New Roman" w:eastAsia="Times New Roman" w:hAnsi="Times New Roman" w:cs="Times New Roman"/>
          <w:sz w:val="24"/>
          <w:szCs w:val="24"/>
        </w:rPr>
        <w:t>]</w:t>
      </w:r>
    </w:p>
    <w:p w14:paraId="0D90C5E9" w14:textId="50732F78" w:rsidR="00AE6C53" w:rsidRPr="0023465D" w:rsidRDefault="006468E8" w:rsidP="008068B5">
      <w:pPr>
        <w:spacing w:after="240" w:line="480" w:lineRule="auto"/>
        <w:ind w:firstLine="720"/>
        <w:jc w:val="both"/>
        <w:rPr>
          <w:ins w:id="354" w:author="Sri Harsha Mekala" w:date="2016-12-01T23:37:00Z"/>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lastRenderedPageBreak/>
        <w:t xml:space="preserve">Some key advantages of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(and Eris) over </w:t>
      </w:r>
      <w:proofErr w:type="spellStart"/>
      <w:r w:rsidRPr="0023465D">
        <w:rPr>
          <w:rFonts w:ascii="Times New Roman" w:eastAsia="Times New Roman" w:hAnsi="Times New Roman" w:cs="Times New Roman"/>
          <w:sz w:val="24"/>
          <w:szCs w:val="24"/>
        </w:rPr>
        <w:t>ethereum</w:t>
      </w:r>
      <w:proofErr w:type="spellEnd"/>
      <w:r w:rsidRPr="0023465D">
        <w:rPr>
          <w:rFonts w:ascii="Times New Roman" w:eastAsia="Times New Roman" w:hAnsi="Times New Roman" w:cs="Times New Roman"/>
          <w:sz w:val="24"/>
          <w:szCs w:val="24"/>
        </w:rPr>
        <w:t xml:space="preserve"> are that the block time can</w:t>
      </w:r>
      <w:r w:rsidR="00E86D52">
        <w:rPr>
          <w:rFonts w:ascii="Times New Roman" w:eastAsia="Times New Roman" w:hAnsi="Times New Roman" w:cs="Times New Roman"/>
          <w:sz w:val="24"/>
          <w:szCs w:val="24"/>
        </w:rPr>
        <w:t xml:space="preserve"> be as low as 2 seconds. There is</w:t>
      </w:r>
      <w:r w:rsidRPr="0023465D">
        <w:rPr>
          <w:rFonts w:ascii="Times New Roman" w:eastAsia="Times New Roman" w:hAnsi="Times New Roman" w:cs="Times New Roman"/>
          <w:sz w:val="24"/>
          <w:szCs w:val="24"/>
        </w:rPr>
        <w:t xml:space="preserve"> no block size limit and the network can handle 10,000 transactions per second if the transaction size is 250 bytes. Due to the usage of public keys for signing the blocks, accountability is maintained and liability can be determined when a blockchain fork occurs. [</w:t>
      </w:r>
      <w:r w:rsidR="00601CB0" w:rsidRPr="0023465D">
        <w:rPr>
          <w:rFonts w:ascii="Times New Roman" w:eastAsia="Times New Roman" w:hAnsi="Times New Roman" w:cs="Times New Roman"/>
          <w:sz w:val="24"/>
          <w:szCs w:val="24"/>
        </w:rPr>
        <w:t>55</w:t>
      </w:r>
      <w:r w:rsidRPr="0023465D">
        <w:rPr>
          <w:rFonts w:ascii="Times New Roman" w:eastAsia="Times New Roman" w:hAnsi="Times New Roman" w:cs="Times New Roman"/>
          <w:sz w:val="24"/>
          <w:szCs w:val="24"/>
        </w:rPr>
        <w:t>]</w:t>
      </w:r>
    </w:p>
    <w:p w14:paraId="6EB645B1" w14:textId="141B6076" w:rsidR="00F815F3" w:rsidRPr="0003724C" w:rsidRDefault="00285BD3" w:rsidP="0003724C">
      <w:pPr>
        <w:pStyle w:val="Heading1"/>
        <w:spacing w:line="480" w:lineRule="auto"/>
        <w:jc w:val="center"/>
        <w:rPr>
          <w:rFonts w:ascii="Times New Roman" w:eastAsia="Times New Roman" w:hAnsi="Times New Roman" w:cs="Times New Roman"/>
          <w:b/>
          <w:bCs/>
          <w:color w:val="auto"/>
          <w:sz w:val="24"/>
          <w:szCs w:val="24"/>
          <w:rPrChange w:id="355" w:author="Sri Pravallika Maddipati" w:date="2016-12-01T23:29:00Z">
            <w:rPr/>
          </w:rPrChange>
        </w:rPr>
      </w:pPr>
      <w:bookmarkStart w:id="356" w:name="_Toc468477635"/>
      <w:r w:rsidRPr="0003724C">
        <w:rPr>
          <w:rFonts w:ascii="Times New Roman" w:eastAsia="Times New Roman" w:hAnsi="Times New Roman" w:cs="Times New Roman"/>
          <w:b/>
          <w:bCs/>
          <w:color w:val="auto"/>
          <w:sz w:val="24"/>
          <w:szCs w:val="24"/>
        </w:rPr>
        <w:t xml:space="preserve">6. </w:t>
      </w:r>
      <w:r w:rsidR="00F815F3" w:rsidRPr="0003724C">
        <w:rPr>
          <w:rFonts w:ascii="Times New Roman" w:eastAsia="Times New Roman" w:hAnsi="Times New Roman" w:cs="Times New Roman"/>
          <w:b/>
          <w:bCs/>
          <w:color w:val="auto"/>
          <w:sz w:val="24"/>
          <w:szCs w:val="24"/>
        </w:rPr>
        <w:t>Deploy Eris blockchain on IoT (ARM) devices</w:t>
      </w:r>
      <w:bookmarkEnd w:id="356"/>
    </w:p>
    <w:p w14:paraId="619C8D63" w14:textId="34FF6BAB" w:rsidR="00F815F3" w:rsidRPr="0023465D" w:rsidRDefault="00285BD3" w:rsidP="0023465D">
      <w:pPr>
        <w:pStyle w:val="Heading2"/>
        <w:spacing w:line="240" w:lineRule="auto"/>
        <w:rPr>
          <w:rFonts w:ascii="Times New Roman" w:eastAsia="Times New Roman" w:hAnsi="Times New Roman" w:cs="Times New Roman"/>
          <w:b/>
          <w:bCs/>
          <w:color w:val="auto"/>
          <w:sz w:val="28"/>
          <w:szCs w:val="28"/>
        </w:rPr>
      </w:pPr>
      <w:bookmarkStart w:id="357" w:name="_Toc468477636"/>
      <w:r w:rsidRPr="0023465D">
        <w:rPr>
          <w:rFonts w:ascii="Times New Roman" w:eastAsia="Times New Roman" w:hAnsi="Times New Roman" w:cs="Times New Roman"/>
          <w:b/>
          <w:bCs/>
          <w:color w:val="auto"/>
          <w:sz w:val="24"/>
          <w:szCs w:val="24"/>
        </w:rPr>
        <w:t xml:space="preserve">6.1 </w:t>
      </w:r>
      <w:r w:rsidR="00F815F3" w:rsidRPr="0023465D">
        <w:rPr>
          <w:rFonts w:ascii="Times New Roman" w:eastAsia="Times New Roman" w:hAnsi="Times New Roman" w:cs="Times New Roman"/>
          <w:b/>
          <w:bCs/>
          <w:color w:val="auto"/>
          <w:sz w:val="24"/>
          <w:szCs w:val="24"/>
        </w:rPr>
        <w:t>Prerequisites:</w:t>
      </w:r>
      <w:bookmarkEnd w:id="357"/>
    </w:p>
    <w:p w14:paraId="4DE8F2FE" w14:textId="77777777" w:rsidR="00F815F3" w:rsidRPr="0023465D" w:rsidRDefault="00F815F3" w:rsidP="0023465D">
      <w:pPr>
        <w:pStyle w:val="ListParagraph"/>
        <w:numPr>
          <w:ilvl w:val="0"/>
          <w:numId w:val="14"/>
        </w:numPr>
        <w:shd w:val="clear" w:color="auto" w:fill="FFFFFF" w:themeFill="background1"/>
        <w:spacing w:before="300" w:after="150" w:line="480" w:lineRule="auto"/>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Install Docker</w:t>
      </w:r>
    </w:p>
    <w:p w14:paraId="7CBEE6EB" w14:textId="77777777" w:rsidR="00F815F3" w:rsidRPr="0023465D" w:rsidRDefault="00F815F3" w:rsidP="0023465D">
      <w:pPr>
        <w:pStyle w:val="ListParagraph"/>
        <w:numPr>
          <w:ilvl w:val="0"/>
          <w:numId w:val="15"/>
        </w:numPr>
        <w:shd w:val="clear" w:color="auto" w:fill="FFFFFF" w:themeFill="background1"/>
        <w:spacing w:before="300" w:after="150" w:line="480" w:lineRule="auto"/>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Build the Docker installation package </w:t>
      </w:r>
    </w:p>
    <w:p w14:paraId="42ADADBF" w14:textId="77777777" w:rsidR="00F815F3" w:rsidRPr="0023465D" w:rsidRDefault="00F815F3" w:rsidP="24D47E9E">
      <w:pPr>
        <w:spacing w:line="360" w:lineRule="auto"/>
        <w:ind w:firstLine="1080"/>
        <w:jc w:val="both"/>
        <w:rPr>
          <w:rFonts w:ascii="Times New Roman" w:eastAsia="Times New Roman" w:hAnsi="Times New Roman" w:cs="Times New Roman"/>
          <w:i/>
          <w:iCs/>
          <w:sz w:val="24"/>
          <w:szCs w:val="24"/>
        </w:rPr>
      </w:pPr>
      <w:proofErr w:type="spellStart"/>
      <w:proofErr w:type="gramStart"/>
      <w:r w:rsidRPr="24D47E9E">
        <w:rPr>
          <w:rFonts w:ascii="Times New Roman" w:eastAsia="Times New Roman" w:hAnsi="Times New Roman" w:cs="Times New Roman"/>
          <w:i/>
          <w:iCs/>
          <w:sz w:val="24"/>
          <w:szCs w:val="24"/>
        </w:rPr>
        <w:t>git</w:t>
      </w:r>
      <w:proofErr w:type="spellEnd"/>
      <w:proofErr w:type="gramEnd"/>
      <w:r w:rsidRPr="24D47E9E">
        <w:rPr>
          <w:rFonts w:ascii="Times New Roman" w:eastAsia="Times New Roman" w:hAnsi="Times New Roman" w:cs="Times New Roman"/>
          <w:i/>
          <w:iCs/>
          <w:sz w:val="24"/>
          <w:szCs w:val="24"/>
        </w:rPr>
        <w:t xml:space="preserve"> clone https://github.com/hypriot/rpi-docker-builder.git</w:t>
      </w:r>
    </w:p>
    <w:p w14:paraId="1BEF5347" w14:textId="77777777" w:rsidR="00F815F3" w:rsidRPr="0023465D" w:rsidRDefault="00F815F3" w:rsidP="24D47E9E">
      <w:pPr>
        <w:spacing w:line="360" w:lineRule="auto"/>
        <w:ind w:firstLine="1080"/>
        <w:jc w:val="both"/>
        <w:rPr>
          <w:rFonts w:ascii="Times New Roman" w:eastAsia="Times New Roman" w:hAnsi="Times New Roman" w:cs="Times New Roman"/>
          <w:i/>
          <w:iCs/>
          <w:sz w:val="24"/>
          <w:szCs w:val="24"/>
        </w:rPr>
      </w:pPr>
      <w:proofErr w:type="gramStart"/>
      <w:r w:rsidRPr="24D47E9E">
        <w:rPr>
          <w:rFonts w:ascii="Times New Roman" w:eastAsia="Times New Roman" w:hAnsi="Times New Roman" w:cs="Times New Roman"/>
          <w:i/>
          <w:iCs/>
          <w:sz w:val="24"/>
          <w:szCs w:val="24"/>
        </w:rPr>
        <w:t>cd</w:t>
      </w:r>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rpi</w:t>
      </w:r>
      <w:proofErr w:type="spellEnd"/>
      <w:r w:rsidRPr="24D47E9E">
        <w:rPr>
          <w:rFonts w:ascii="Times New Roman" w:eastAsia="Times New Roman" w:hAnsi="Times New Roman" w:cs="Times New Roman"/>
          <w:i/>
          <w:iCs/>
          <w:sz w:val="24"/>
          <w:szCs w:val="24"/>
        </w:rPr>
        <w:t>-</w:t>
      </w:r>
      <w:proofErr w:type="spellStart"/>
      <w:r w:rsidRPr="24D47E9E">
        <w:rPr>
          <w:rFonts w:ascii="Times New Roman" w:eastAsia="Times New Roman" w:hAnsi="Times New Roman" w:cs="Times New Roman"/>
          <w:i/>
          <w:iCs/>
          <w:sz w:val="24"/>
          <w:szCs w:val="24"/>
        </w:rPr>
        <w:t>docker</w:t>
      </w:r>
      <w:proofErr w:type="spellEnd"/>
      <w:r w:rsidRPr="24D47E9E">
        <w:rPr>
          <w:rFonts w:ascii="Times New Roman" w:eastAsia="Times New Roman" w:hAnsi="Times New Roman" w:cs="Times New Roman"/>
          <w:i/>
          <w:iCs/>
          <w:sz w:val="24"/>
          <w:szCs w:val="24"/>
        </w:rPr>
        <w:t>-builder</w:t>
      </w:r>
    </w:p>
    <w:p w14:paraId="475A8AEE" w14:textId="77777777" w:rsidR="00F815F3" w:rsidRPr="0023465D" w:rsidRDefault="00F815F3" w:rsidP="24D47E9E">
      <w:pPr>
        <w:spacing w:line="360" w:lineRule="auto"/>
        <w:ind w:firstLine="1080"/>
        <w:jc w:val="both"/>
        <w:rPr>
          <w:rFonts w:ascii="Times New Roman" w:eastAsia="Times New Roman" w:hAnsi="Times New Roman" w:cs="Times New Roman"/>
          <w:i/>
          <w:iCs/>
          <w:sz w:val="24"/>
          <w:szCs w:val="24"/>
        </w:rPr>
      </w:pPr>
      <w:proofErr w:type="spellStart"/>
      <w:proofErr w:type="gramStart"/>
      <w:r w:rsidRPr="24D47E9E">
        <w:rPr>
          <w:rFonts w:ascii="Times New Roman" w:eastAsia="Times New Roman" w:hAnsi="Times New Roman" w:cs="Times New Roman"/>
          <w:i/>
          <w:iCs/>
          <w:sz w:val="24"/>
          <w:szCs w:val="24"/>
        </w:rPr>
        <w:t>sudo</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sh</w:t>
      </w:r>
      <w:proofErr w:type="spellEnd"/>
      <w:r w:rsidRPr="24D47E9E">
        <w:rPr>
          <w:rFonts w:ascii="Times New Roman" w:eastAsia="Times New Roman" w:hAnsi="Times New Roman" w:cs="Times New Roman"/>
          <w:i/>
          <w:iCs/>
          <w:sz w:val="24"/>
          <w:szCs w:val="24"/>
        </w:rPr>
        <w:t xml:space="preserve"> build.sh</w:t>
      </w:r>
    </w:p>
    <w:p w14:paraId="7790B8E1" w14:textId="77777777" w:rsidR="00F815F3" w:rsidRPr="0023465D" w:rsidRDefault="00F815F3" w:rsidP="24D47E9E">
      <w:pPr>
        <w:spacing w:line="360" w:lineRule="auto"/>
        <w:ind w:firstLine="1080"/>
        <w:jc w:val="both"/>
        <w:rPr>
          <w:rFonts w:ascii="Times New Roman" w:eastAsia="Times New Roman" w:hAnsi="Times New Roman" w:cs="Times New Roman"/>
          <w:i/>
          <w:iCs/>
          <w:sz w:val="24"/>
          <w:szCs w:val="24"/>
        </w:rPr>
      </w:pPr>
      <w:proofErr w:type="spellStart"/>
      <w:proofErr w:type="gramStart"/>
      <w:r w:rsidRPr="24D47E9E">
        <w:rPr>
          <w:rFonts w:ascii="Times New Roman" w:eastAsia="Times New Roman" w:hAnsi="Times New Roman" w:cs="Times New Roman"/>
          <w:i/>
          <w:iCs/>
          <w:sz w:val="24"/>
          <w:szCs w:val="24"/>
        </w:rPr>
        <w:t>sudo</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sh</w:t>
      </w:r>
      <w:proofErr w:type="spellEnd"/>
      <w:r w:rsidRPr="24D47E9E">
        <w:rPr>
          <w:rFonts w:ascii="Times New Roman" w:eastAsia="Times New Roman" w:hAnsi="Times New Roman" w:cs="Times New Roman"/>
          <w:i/>
          <w:iCs/>
          <w:sz w:val="24"/>
          <w:szCs w:val="24"/>
        </w:rPr>
        <w:t xml:space="preserve"> run-builder.sh</w:t>
      </w:r>
    </w:p>
    <w:p w14:paraId="06118993" w14:textId="77777777" w:rsidR="00F815F3" w:rsidRPr="0023465D" w:rsidRDefault="00F815F3" w:rsidP="0023465D">
      <w:pPr>
        <w:pStyle w:val="ListParagraph"/>
        <w:numPr>
          <w:ilvl w:val="0"/>
          <w:numId w:val="15"/>
        </w:numPr>
        <w:shd w:val="clear" w:color="auto" w:fill="FFFFFF" w:themeFill="background1"/>
        <w:spacing w:before="300" w:after="150" w:line="480" w:lineRule="auto"/>
        <w:rPr>
          <w:rFonts w:ascii="Times New Roman" w:eastAsia="Times New Roman" w:hAnsi="Times New Roman" w:cs="Times New Roman"/>
          <w:b/>
          <w:bCs/>
          <w:sz w:val="24"/>
          <w:szCs w:val="24"/>
        </w:rPr>
      </w:pPr>
      <w:r w:rsidRPr="0023465D">
        <w:rPr>
          <w:rFonts w:ascii="Times New Roman" w:eastAsia="Times New Roman" w:hAnsi="Times New Roman" w:cs="Times New Roman"/>
          <w:b/>
          <w:bCs/>
          <w:sz w:val="24"/>
          <w:szCs w:val="24"/>
        </w:rPr>
        <w:t xml:space="preserve">Install the </w:t>
      </w:r>
      <w:proofErr w:type="spellStart"/>
      <w:r w:rsidRPr="0023465D">
        <w:rPr>
          <w:rFonts w:ascii="Times New Roman" w:eastAsia="Times New Roman" w:hAnsi="Times New Roman" w:cs="Times New Roman"/>
          <w:b/>
          <w:bCs/>
          <w:sz w:val="24"/>
          <w:szCs w:val="24"/>
        </w:rPr>
        <w:t>docker</w:t>
      </w:r>
      <w:proofErr w:type="spellEnd"/>
      <w:r w:rsidRPr="0023465D">
        <w:rPr>
          <w:rFonts w:ascii="Times New Roman" w:eastAsia="Times New Roman" w:hAnsi="Times New Roman" w:cs="Times New Roman"/>
          <w:b/>
          <w:bCs/>
          <w:sz w:val="24"/>
          <w:szCs w:val="24"/>
        </w:rPr>
        <w:t xml:space="preserve"> installation package</w:t>
      </w:r>
    </w:p>
    <w:p w14:paraId="69D78D5D" w14:textId="77777777" w:rsidR="00F815F3" w:rsidRPr="0023465D" w:rsidRDefault="00F815F3" w:rsidP="24D47E9E">
      <w:pPr>
        <w:spacing w:line="360" w:lineRule="auto"/>
        <w:ind w:left="1080"/>
        <w:rPr>
          <w:rFonts w:ascii="Times New Roman" w:eastAsia="Times New Roman" w:hAnsi="Times New Roman" w:cs="Times New Roman"/>
          <w:i/>
          <w:iCs/>
          <w:sz w:val="24"/>
          <w:szCs w:val="24"/>
        </w:rPr>
      </w:pPr>
      <w:proofErr w:type="gramStart"/>
      <w:r w:rsidRPr="24D47E9E">
        <w:rPr>
          <w:rFonts w:ascii="Times New Roman" w:eastAsia="Times New Roman" w:hAnsi="Times New Roman" w:cs="Times New Roman"/>
          <w:i/>
          <w:iCs/>
          <w:sz w:val="24"/>
          <w:szCs w:val="24"/>
        </w:rPr>
        <w:t>curl</w:t>
      </w:r>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sSL</w:t>
      </w:r>
      <w:proofErr w:type="spellEnd"/>
      <w:r w:rsidRPr="24D47E9E">
        <w:rPr>
          <w:rFonts w:ascii="Times New Roman" w:eastAsia="Times New Roman" w:hAnsi="Times New Roman" w:cs="Times New Roman"/>
          <w:i/>
          <w:iCs/>
          <w:sz w:val="24"/>
          <w:szCs w:val="24"/>
        </w:rPr>
        <w:t xml:space="preserve"> </w:t>
      </w:r>
      <w:hyperlink r:id="rId43" w:history="1">
        <w:r w:rsidRPr="24D47E9E">
          <w:rPr>
            <w:rStyle w:val="Hyperlink"/>
            <w:rFonts w:ascii="Times New Roman" w:eastAsia="Times New Roman" w:hAnsi="Times New Roman" w:cs="Times New Roman"/>
            <w:i/>
            <w:iCs/>
            <w:sz w:val="24"/>
            <w:szCs w:val="24"/>
          </w:rPr>
          <w:t>http://downloads.hypriot.com/docker-hypriot_1.10.3-1_armhf.deb</w:t>
        </w:r>
      </w:hyperlink>
      <w:r w:rsidRPr="24D47E9E">
        <w:rPr>
          <w:rFonts w:ascii="Times New Roman" w:eastAsia="Times New Roman" w:hAnsi="Times New Roman" w:cs="Times New Roman"/>
          <w:i/>
          <w:iCs/>
          <w:sz w:val="24"/>
          <w:szCs w:val="24"/>
        </w:rPr>
        <w:t xml:space="preserve"> &gt;/</w:t>
      </w:r>
      <w:proofErr w:type="spellStart"/>
      <w:r w:rsidRPr="24D47E9E">
        <w:rPr>
          <w:rFonts w:ascii="Times New Roman" w:eastAsia="Times New Roman" w:hAnsi="Times New Roman" w:cs="Times New Roman"/>
          <w:i/>
          <w:iCs/>
          <w:sz w:val="24"/>
          <w:szCs w:val="24"/>
        </w:rPr>
        <w:t>tmp</w:t>
      </w:r>
      <w:proofErr w:type="spellEnd"/>
      <w:r w:rsidRPr="24D47E9E">
        <w:rPr>
          <w:rFonts w:ascii="Times New Roman" w:eastAsia="Times New Roman" w:hAnsi="Times New Roman" w:cs="Times New Roman"/>
          <w:i/>
          <w:iCs/>
          <w:sz w:val="24"/>
          <w:szCs w:val="24"/>
        </w:rPr>
        <w:t>/docker-hypriot_1.10.3-1_armhf.deb</w:t>
      </w:r>
    </w:p>
    <w:p w14:paraId="0D571523" w14:textId="77777777" w:rsidR="00F815F3" w:rsidRPr="0023465D" w:rsidRDefault="00F815F3" w:rsidP="24D47E9E">
      <w:pPr>
        <w:spacing w:line="360" w:lineRule="auto"/>
        <w:ind w:left="720" w:firstLine="360"/>
        <w:jc w:val="both"/>
        <w:rPr>
          <w:rFonts w:ascii="Times New Roman" w:eastAsia="Times New Roman" w:hAnsi="Times New Roman" w:cs="Times New Roman"/>
          <w:i/>
          <w:iCs/>
          <w:sz w:val="24"/>
          <w:szCs w:val="24"/>
        </w:rPr>
      </w:pPr>
      <w:proofErr w:type="spellStart"/>
      <w:proofErr w:type="gramStart"/>
      <w:r w:rsidRPr="24D47E9E">
        <w:rPr>
          <w:rFonts w:ascii="Times New Roman" w:eastAsia="Times New Roman" w:hAnsi="Times New Roman" w:cs="Times New Roman"/>
          <w:i/>
          <w:iCs/>
          <w:sz w:val="24"/>
          <w:szCs w:val="24"/>
        </w:rPr>
        <w:t>sudo</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dpkg</w:t>
      </w:r>
      <w:proofErr w:type="spell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i</w:t>
      </w:r>
      <w:proofErr w:type="spell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tmp</w:t>
      </w:r>
      <w:proofErr w:type="spellEnd"/>
      <w:r w:rsidRPr="24D47E9E">
        <w:rPr>
          <w:rFonts w:ascii="Times New Roman" w:eastAsia="Times New Roman" w:hAnsi="Times New Roman" w:cs="Times New Roman"/>
          <w:i/>
          <w:iCs/>
          <w:sz w:val="24"/>
          <w:szCs w:val="24"/>
        </w:rPr>
        <w:t>/docker-hypriot_1.10.3-1_armhf.deb</w:t>
      </w:r>
    </w:p>
    <w:p w14:paraId="60D285DA" w14:textId="77777777" w:rsidR="00F815F3" w:rsidRPr="0023465D" w:rsidRDefault="00F815F3" w:rsidP="24D47E9E">
      <w:pPr>
        <w:spacing w:line="360" w:lineRule="auto"/>
        <w:ind w:left="720" w:firstLine="360"/>
        <w:jc w:val="both"/>
        <w:rPr>
          <w:rFonts w:ascii="Times New Roman" w:eastAsia="Times New Roman" w:hAnsi="Times New Roman" w:cs="Times New Roman"/>
          <w:i/>
          <w:iCs/>
          <w:sz w:val="24"/>
          <w:szCs w:val="24"/>
        </w:rPr>
      </w:pPr>
      <w:r w:rsidRPr="24D47E9E">
        <w:rPr>
          <w:rFonts w:ascii="Times New Roman" w:eastAsia="Times New Roman" w:hAnsi="Times New Roman" w:cs="Times New Roman"/>
          <w:i/>
          <w:iCs/>
          <w:sz w:val="24"/>
          <w:szCs w:val="24"/>
        </w:rPr>
        <w:t xml:space="preserve"> </w:t>
      </w:r>
      <w:proofErr w:type="spellStart"/>
      <w:proofErr w:type="gramStart"/>
      <w:r w:rsidRPr="24D47E9E">
        <w:rPr>
          <w:rFonts w:ascii="Times New Roman" w:eastAsia="Times New Roman" w:hAnsi="Times New Roman" w:cs="Times New Roman"/>
          <w:i/>
          <w:iCs/>
          <w:sz w:val="24"/>
          <w:szCs w:val="24"/>
        </w:rPr>
        <w:t>rm</w:t>
      </w:r>
      <w:proofErr w:type="spellEnd"/>
      <w:proofErr w:type="gramEnd"/>
      <w:r w:rsidRPr="24D47E9E">
        <w:rPr>
          <w:rFonts w:ascii="Times New Roman" w:eastAsia="Times New Roman" w:hAnsi="Times New Roman" w:cs="Times New Roman"/>
          <w:i/>
          <w:iCs/>
          <w:sz w:val="24"/>
          <w:szCs w:val="24"/>
        </w:rPr>
        <w:t xml:space="preserve"> -f /</w:t>
      </w:r>
      <w:proofErr w:type="spellStart"/>
      <w:r w:rsidRPr="24D47E9E">
        <w:rPr>
          <w:rFonts w:ascii="Times New Roman" w:eastAsia="Times New Roman" w:hAnsi="Times New Roman" w:cs="Times New Roman"/>
          <w:i/>
          <w:iCs/>
          <w:sz w:val="24"/>
          <w:szCs w:val="24"/>
        </w:rPr>
        <w:t>tmp</w:t>
      </w:r>
      <w:proofErr w:type="spellEnd"/>
      <w:r w:rsidRPr="24D47E9E">
        <w:rPr>
          <w:rFonts w:ascii="Times New Roman" w:eastAsia="Times New Roman" w:hAnsi="Times New Roman" w:cs="Times New Roman"/>
          <w:i/>
          <w:iCs/>
          <w:sz w:val="24"/>
          <w:szCs w:val="24"/>
        </w:rPr>
        <w:t>/docker-hypriot_1.10.3-1_armhf.deb</w:t>
      </w:r>
    </w:p>
    <w:p w14:paraId="0765E77F" w14:textId="77777777" w:rsidR="00F815F3" w:rsidRPr="0023465D" w:rsidRDefault="00F815F3" w:rsidP="24D47E9E">
      <w:pPr>
        <w:spacing w:line="360" w:lineRule="auto"/>
        <w:ind w:left="360" w:firstLine="720"/>
        <w:jc w:val="both"/>
        <w:rPr>
          <w:rFonts w:ascii="Times New Roman" w:eastAsia="Times New Roman" w:hAnsi="Times New Roman" w:cs="Times New Roman"/>
          <w:i/>
          <w:iCs/>
          <w:sz w:val="24"/>
          <w:szCs w:val="24"/>
        </w:rPr>
      </w:pPr>
      <w:proofErr w:type="spellStart"/>
      <w:proofErr w:type="gramStart"/>
      <w:r w:rsidRPr="24D47E9E">
        <w:rPr>
          <w:rFonts w:ascii="Times New Roman" w:eastAsia="Times New Roman" w:hAnsi="Times New Roman" w:cs="Times New Roman"/>
          <w:i/>
          <w:iCs/>
          <w:sz w:val="24"/>
          <w:szCs w:val="24"/>
        </w:rPr>
        <w:t>sudo</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sh</w:t>
      </w:r>
      <w:proofErr w:type="spellEnd"/>
      <w:r w:rsidRPr="24D47E9E">
        <w:rPr>
          <w:rFonts w:ascii="Times New Roman" w:eastAsia="Times New Roman" w:hAnsi="Times New Roman" w:cs="Times New Roman"/>
          <w:i/>
          <w:iCs/>
          <w:sz w:val="24"/>
          <w:szCs w:val="24"/>
        </w:rPr>
        <w:t xml:space="preserve"> -c '</w:t>
      </w:r>
      <w:proofErr w:type="spellStart"/>
      <w:r w:rsidRPr="24D47E9E">
        <w:rPr>
          <w:rFonts w:ascii="Times New Roman" w:eastAsia="Times New Roman" w:hAnsi="Times New Roman" w:cs="Times New Roman"/>
          <w:i/>
          <w:iCs/>
          <w:sz w:val="24"/>
          <w:szCs w:val="24"/>
        </w:rPr>
        <w:t>usermod</w:t>
      </w:r>
      <w:proofErr w:type="spell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aG</w:t>
      </w:r>
      <w:proofErr w:type="spell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docker</w:t>
      </w:r>
      <w:proofErr w:type="spellEnd"/>
      <w:r w:rsidRPr="24D47E9E">
        <w:rPr>
          <w:rFonts w:ascii="Times New Roman" w:eastAsia="Times New Roman" w:hAnsi="Times New Roman" w:cs="Times New Roman"/>
          <w:i/>
          <w:iCs/>
          <w:sz w:val="24"/>
          <w:szCs w:val="24"/>
        </w:rPr>
        <w:t xml:space="preserve"> $SUDO_USER'</w:t>
      </w:r>
    </w:p>
    <w:p w14:paraId="6B6EAACE" w14:textId="77777777" w:rsidR="00F815F3" w:rsidRPr="0023465D" w:rsidRDefault="00F815F3" w:rsidP="24D47E9E">
      <w:pPr>
        <w:spacing w:line="360" w:lineRule="auto"/>
        <w:ind w:left="360" w:firstLine="720"/>
        <w:jc w:val="both"/>
        <w:rPr>
          <w:rFonts w:ascii="Times New Roman" w:eastAsia="Times New Roman" w:hAnsi="Times New Roman" w:cs="Times New Roman"/>
          <w:i/>
          <w:iCs/>
          <w:sz w:val="24"/>
          <w:szCs w:val="24"/>
        </w:rPr>
      </w:pPr>
      <w:proofErr w:type="spellStart"/>
      <w:proofErr w:type="gramStart"/>
      <w:r w:rsidRPr="24D47E9E">
        <w:rPr>
          <w:rFonts w:ascii="Times New Roman" w:eastAsia="Times New Roman" w:hAnsi="Times New Roman" w:cs="Times New Roman"/>
          <w:i/>
          <w:iCs/>
          <w:sz w:val="24"/>
          <w:szCs w:val="24"/>
        </w:rPr>
        <w:t>sudo</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systemctl</w:t>
      </w:r>
      <w:proofErr w:type="spellEnd"/>
      <w:r w:rsidRPr="24D47E9E">
        <w:rPr>
          <w:rFonts w:ascii="Times New Roman" w:eastAsia="Times New Roman" w:hAnsi="Times New Roman" w:cs="Times New Roman"/>
          <w:i/>
          <w:iCs/>
          <w:sz w:val="24"/>
          <w:szCs w:val="24"/>
        </w:rPr>
        <w:t xml:space="preserve"> enable </w:t>
      </w:r>
      <w:proofErr w:type="spellStart"/>
      <w:r w:rsidRPr="24D47E9E">
        <w:rPr>
          <w:rFonts w:ascii="Times New Roman" w:eastAsia="Times New Roman" w:hAnsi="Times New Roman" w:cs="Times New Roman"/>
          <w:i/>
          <w:iCs/>
          <w:sz w:val="24"/>
          <w:szCs w:val="24"/>
        </w:rPr>
        <w:t>docker.service</w:t>
      </w:r>
      <w:proofErr w:type="spellEnd"/>
    </w:p>
    <w:p w14:paraId="0F9B9F78" w14:textId="77777777" w:rsidR="00F815F3" w:rsidRDefault="00F815F3" w:rsidP="00F815F3">
      <w:pPr>
        <w:spacing w:line="480" w:lineRule="auto"/>
        <w:ind w:left="360" w:firstLine="720"/>
        <w:jc w:val="both"/>
        <w:rPr>
          <w:rFonts w:ascii="Times New Roman" w:hAnsi="Times New Roman" w:cs="Times New Roman"/>
          <w:sz w:val="24"/>
        </w:rPr>
      </w:pPr>
    </w:p>
    <w:p w14:paraId="477731EB" w14:textId="77777777" w:rsidR="005B7B59" w:rsidRPr="00F815F3" w:rsidRDefault="005B7B59" w:rsidP="00F815F3">
      <w:pPr>
        <w:spacing w:line="480" w:lineRule="auto"/>
        <w:ind w:left="360" w:firstLine="720"/>
        <w:jc w:val="both"/>
        <w:rPr>
          <w:rFonts w:ascii="Times New Roman" w:hAnsi="Times New Roman" w:cs="Times New Roman"/>
          <w:sz w:val="24"/>
        </w:rPr>
      </w:pPr>
    </w:p>
    <w:p w14:paraId="6041712B" w14:textId="77777777" w:rsidR="00F815F3" w:rsidRPr="0023465D" w:rsidRDefault="00F815F3" w:rsidP="0023465D">
      <w:pPr>
        <w:spacing w:line="480" w:lineRule="auto"/>
        <w:ind w:firstLine="36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lastRenderedPageBreak/>
        <w:t>For the latest version follow the below mentioned steps:</w:t>
      </w:r>
    </w:p>
    <w:p w14:paraId="499F6FC3" w14:textId="77777777" w:rsidR="00F815F3" w:rsidRPr="0023465D" w:rsidRDefault="00F815F3" w:rsidP="0023465D">
      <w:pPr>
        <w:spacing w:line="360" w:lineRule="auto"/>
        <w:ind w:left="360" w:firstLine="720"/>
        <w:jc w:val="both"/>
        <w:rPr>
          <w:rFonts w:ascii="Times New Roman" w:eastAsia="Times New Roman" w:hAnsi="Times New Roman" w:cs="Times New Roman"/>
          <w:i/>
          <w:iCs/>
          <w:sz w:val="24"/>
          <w:szCs w:val="24"/>
        </w:rPr>
      </w:pPr>
      <w:proofErr w:type="gramStart"/>
      <w:r w:rsidRPr="0023465D">
        <w:rPr>
          <w:rFonts w:ascii="Times New Roman" w:eastAsia="Times New Roman" w:hAnsi="Times New Roman" w:cs="Times New Roman"/>
          <w:i/>
          <w:iCs/>
          <w:sz w:val="24"/>
          <w:szCs w:val="24"/>
        </w:rPr>
        <w:t>apt-get</w:t>
      </w:r>
      <w:proofErr w:type="gramEnd"/>
      <w:r w:rsidRPr="0023465D">
        <w:rPr>
          <w:rFonts w:ascii="Times New Roman" w:eastAsia="Times New Roman" w:hAnsi="Times New Roman" w:cs="Times New Roman"/>
          <w:i/>
          <w:iCs/>
          <w:sz w:val="24"/>
          <w:szCs w:val="24"/>
        </w:rPr>
        <w:t xml:space="preserve"> install -y apt-transport-https</w:t>
      </w:r>
    </w:p>
    <w:p w14:paraId="048F7053" w14:textId="77777777" w:rsidR="00F815F3" w:rsidRPr="0023465D" w:rsidRDefault="00F815F3" w:rsidP="24D47E9E">
      <w:pPr>
        <w:spacing w:line="360" w:lineRule="auto"/>
        <w:ind w:left="360" w:firstLine="720"/>
        <w:jc w:val="both"/>
        <w:rPr>
          <w:rFonts w:ascii="Times New Roman" w:eastAsia="Times New Roman" w:hAnsi="Times New Roman" w:cs="Times New Roman"/>
          <w:i/>
          <w:iCs/>
          <w:sz w:val="24"/>
          <w:szCs w:val="24"/>
        </w:rPr>
      </w:pPr>
      <w:proofErr w:type="spellStart"/>
      <w:proofErr w:type="gramStart"/>
      <w:r w:rsidRPr="24D47E9E">
        <w:rPr>
          <w:rFonts w:ascii="Times New Roman" w:eastAsia="Times New Roman" w:hAnsi="Times New Roman" w:cs="Times New Roman"/>
          <w:i/>
          <w:iCs/>
          <w:sz w:val="24"/>
          <w:szCs w:val="24"/>
        </w:rPr>
        <w:t>wget</w:t>
      </w:r>
      <w:proofErr w:type="spellEnd"/>
      <w:proofErr w:type="gramEnd"/>
      <w:r w:rsidRPr="24D47E9E">
        <w:rPr>
          <w:rFonts w:ascii="Times New Roman" w:eastAsia="Times New Roman" w:hAnsi="Times New Roman" w:cs="Times New Roman"/>
          <w:i/>
          <w:iCs/>
          <w:sz w:val="24"/>
          <w:szCs w:val="24"/>
        </w:rPr>
        <w:t xml:space="preserve"> -q https://packagecloud.io/gpg.key -O - | </w:t>
      </w:r>
      <w:proofErr w:type="spellStart"/>
      <w:r w:rsidRPr="24D47E9E">
        <w:rPr>
          <w:rFonts w:ascii="Times New Roman" w:eastAsia="Times New Roman" w:hAnsi="Times New Roman" w:cs="Times New Roman"/>
          <w:i/>
          <w:iCs/>
          <w:sz w:val="24"/>
          <w:szCs w:val="24"/>
        </w:rPr>
        <w:t>sudo</w:t>
      </w:r>
      <w:proofErr w:type="spellEnd"/>
      <w:r w:rsidRPr="24D47E9E">
        <w:rPr>
          <w:rFonts w:ascii="Times New Roman" w:eastAsia="Times New Roman" w:hAnsi="Times New Roman" w:cs="Times New Roman"/>
          <w:i/>
          <w:iCs/>
          <w:sz w:val="24"/>
          <w:szCs w:val="24"/>
        </w:rPr>
        <w:t xml:space="preserve"> apt-key add –</w:t>
      </w:r>
    </w:p>
    <w:p w14:paraId="0DD4C386" w14:textId="77777777" w:rsidR="00F815F3" w:rsidRPr="0023465D" w:rsidRDefault="00F815F3" w:rsidP="24D47E9E">
      <w:pPr>
        <w:spacing w:line="360" w:lineRule="auto"/>
        <w:ind w:left="1080"/>
        <w:jc w:val="both"/>
        <w:rPr>
          <w:rFonts w:ascii="Times New Roman" w:eastAsia="Times New Roman" w:hAnsi="Times New Roman" w:cs="Times New Roman"/>
          <w:i/>
          <w:iCs/>
          <w:sz w:val="24"/>
          <w:szCs w:val="24"/>
        </w:rPr>
      </w:pPr>
      <w:proofErr w:type="gramStart"/>
      <w:r w:rsidRPr="24D47E9E">
        <w:rPr>
          <w:rFonts w:ascii="Times New Roman" w:eastAsia="Times New Roman" w:hAnsi="Times New Roman" w:cs="Times New Roman"/>
          <w:i/>
          <w:iCs/>
          <w:sz w:val="24"/>
          <w:szCs w:val="24"/>
        </w:rPr>
        <w:t>echo</w:t>
      </w:r>
      <w:proofErr w:type="gramEnd"/>
      <w:r w:rsidRPr="24D47E9E">
        <w:rPr>
          <w:rFonts w:ascii="Times New Roman" w:eastAsia="Times New Roman" w:hAnsi="Times New Roman" w:cs="Times New Roman"/>
          <w:i/>
          <w:iCs/>
          <w:sz w:val="24"/>
          <w:szCs w:val="24"/>
        </w:rPr>
        <w:t xml:space="preserve"> 'deb https://packagecloud.io/Hypriot/Schatzkiste/debian/ </w:t>
      </w:r>
      <w:proofErr w:type="spellStart"/>
      <w:r w:rsidRPr="24D47E9E">
        <w:rPr>
          <w:rFonts w:ascii="Times New Roman" w:eastAsia="Times New Roman" w:hAnsi="Times New Roman" w:cs="Times New Roman"/>
          <w:i/>
          <w:iCs/>
          <w:sz w:val="24"/>
          <w:szCs w:val="24"/>
        </w:rPr>
        <w:t>jessie</w:t>
      </w:r>
      <w:proofErr w:type="spellEnd"/>
      <w:r w:rsidRPr="24D47E9E">
        <w:rPr>
          <w:rFonts w:ascii="Times New Roman" w:eastAsia="Times New Roman" w:hAnsi="Times New Roman" w:cs="Times New Roman"/>
          <w:i/>
          <w:iCs/>
          <w:sz w:val="24"/>
          <w:szCs w:val="24"/>
        </w:rPr>
        <w:t xml:space="preserve"> main' | </w:t>
      </w:r>
      <w:proofErr w:type="spellStart"/>
      <w:r w:rsidRPr="24D47E9E">
        <w:rPr>
          <w:rFonts w:ascii="Times New Roman" w:eastAsia="Times New Roman" w:hAnsi="Times New Roman" w:cs="Times New Roman"/>
          <w:i/>
          <w:iCs/>
          <w:sz w:val="24"/>
          <w:szCs w:val="24"/>
        </w:rPr>
        <w:t>sudo</w:t>
      </w:r>
      <w:proofErr w:type="spellEnd"/>
      <w:r w:rsidRPr="24D47E9E">
        <w:rPr>
          <w:rFonts w:ascii="Times New Roman" w:eastAsia="Times New Roman" w:hAnsi="Times New Roman" w:cs="Times New Roman"/>
          <w:i/>
          <w:iCs/>
          <w:sz w:val="24"/>
          <w:szCs w:val="24"/>
        </w:rPr>
        <w:t xml:space="preserve"> tee /</w:t>
      </w:r>
      <w:proofErr w:type="spellStart"/>
      <w:r w:rsidRPr="24D47E9E">
        <w:rPr>
          <w:rFonts w:ascii="Times New Roman" w:eastAsia="Times New Roman" w:hAnsi="Times New Roman" w:cs="Times New Roman"/>
          <w:i/>
          <w:iCs/>
          <w:sz w:val="24"/>
          <w:szCs w:val="24"/>
        </w:rPr>
        <w:t>etc</w:t>
      </w:r>
      <w:proofErr w:type="spellEnd"/>
      <w:r w:rsidRPr="24D47E9E">
        <w:rPr>
          <w:rFonts w:ascii="Times New Roman" w:eastAsia="Times New Roman" w:hAnsi="Times New Roman" w:cs="Times New Roman"/>
          <w:i/>
          <w:iCs/>
          <w:sz w:val="24"/>
          <w:szCs w:val="24"/>
        </w:rPr>
        <w:t>/apt/</w:t>
      </w:r>
      <w:proofErr w:type="spellStart"/>
      <w:r w:rsidRPr="24D47E9E">
        <w:rPr>
          <w:rFonts w:ascii="Times New Roman" w:eastAsia="Times New Roman" w:hAnsi="Times New Roman" w:cs="Times New Roman"/>
          <w:i/>
          <w:iCs/>
          <w:sz w:val="24"/>
          <w:szCs w:val="24"/>
        </w:rPr>
        <w:t>sources.list.d</w:t>
      </w:r>
      <w:proofErr w:type="spellEnd"/>
      <w:r w:rsidRPr="24D47E9E">
        <w:rPr>
          <w:rFonts w:ascii="Times New Roman" w:eastAsia="Times New Roman" w:hAnsi="Times New Roman" w:cs="Times New Roman"/>
          <w:i/>
          <w:iCs/>
          <w:sz w:val="24"/>
          <w:szCs w:val="24"/>
        </w:rPr>
        <w:t>/</w:t>
      </w:r>
      <w:proofErr w:type="spellStart"/>
      <w:r w:rsidRPr="24D47E9E">
        <w:rPr>
          <w:rFonts w:ascii="Times New Roman" w:eastAsia="Times New Roman" w:hAnsi="Times New Roman" w:cs="Times New Roman"/>
          <w:i/>
          <w:iCs/>
          <w:sz w:val="24"/>
          <w:szCs w:val="24"/>
        </w:rPr>
        <w:t>hypriot.list</w:t>
      </w:r>
      <w:proofErr w:type="spellEnd"/>
    </w:p>
    <w:p w14:paraId="365D94F7" w14:textId="77777777" w:rsidR="00F815F3" w:rsidRPr="0023465D" w:rsidRDefault="00F815F3" w:rsidP="0023465D">
      <w:pPr>
        <w:spacing w:line="360" w:lineRule="auto"/>
        <w:ind w:left="360" w:firstLine="720"/>
        <w:jc w:val="both"/>
        <w:rPr>
          <w:rFonts w:ascii="Times New Roman" w:eastAsia="Times New Roman" w:hAnsi="Times New Roman" w:cs="Times New Roman"/>
          <w:i/>
          <w:iCs/>
          <w:sz w:val="24"/>
          <w:szCs w:val="24"/>
        </w:rPr>
      </w:pPr>
      <w:proofErr w:type="gramStart"/>
      <w:r w:rsidRPr="0023465D">
        <w:rPr>
          <w:rFonts w:ascii="Times New Roman" w:eastAsia="Times New Roman" w:hAnsi="Times New Roman" w:cs="Times New Roman"/>
          <w:i/>
          <w:iCs/>
          <w:sz w:val="24"/>
          <w:szCs w:val="24"/>
        </w:rPr>
        <w:t>apt-get</w:t>
      </w:r>
      <w:proofErr w:type="gramEnd"/>
      <w:r w:rsidRPr="0023465D">
        <w:rPr>
          <w:rFonts w:ascii="Times New Roman" w:eastAsia="Times New Roman" w:hAnsi="Times New Roman" w:cs="Times New Roman"/>
          <w:i/>
          <w:iCs/>
          <w:sz w:val="24"/>
          <w:szCs w:val="24"/>
        </w:rPr>
        <w:t xml:space="preserve"> update</w:t>
      </w:r>
    </w:p>
    <w:p w14:paraId="3F28A4CB" w14:textId="77777777" w:rsidR="00F815F3" w:rsidRPr="0023465D" w:rsidRDefault="00F815F3" w:rsidP="24D47E9E">
      <w:pPr>
        <w:spacing w:line="360" w:lineRule="auto"/>
        <w:ind w:left="360" w:firstLine="720"/>
        <w:jc w:val="both"/>
        <w:rPr>
          <w:rFonts w:ascii="Times New Roman" w:eastAsia="Times New Roman" w:hAnsi="Times New Roman" w:cs="Times New Roman"/>
          <w:i/>
          <w:iCs/>
          <w:sz w:val="24"/>
          <w:szCs w:val="24"/>
        </w:rPr>
      </w:pPr>
      <w:proofErr w:type="gramStart"/>
      <w:r w:rsidRPr="24D47E9E">
        <w:rPr>
          <w:rFonts w:ascii="Times New Roman" w:eastAsia="Times New Roman" w:hAnsi="Times New Roman" w:cs="Times New Roman"/>
          <w:i/>
          <w:iCs/>
          <w:sz w:val="24"/>
          <w:szCs w:val="24"/>
        </w:rPr>
        <w:t>apt-get</w:t>
      </w:r>
      <w:proofErr w:type="gramEnd"/>
      <w:r w:rsidRPr="24D47E9E">
        <w:rPr>
          <w:rFonts w:ascii="Times New Roman" w:eastAsia="Times New Roman" w:hAnsi="Times New Roman" w:cs="Times New Roman"/>
          <w:i/>
          <w:iCs/>
          <w:sz w:val="24"/>
          <w:szCs w:val="24"/>
        </w:rPr>
        <w:t xml:space="preserve"> install -y </w:t>
      </w:r>
      <w:proofErr w:type="spellStart"/>
      <w:r w:rsidRPr="24D47E9E">
        <w:rPr>
          <w:rFonts w:ascii="Times New Roman" w:eastAsia="Times New Roman" w:hAnsi="Times New Roman" w:cs="Times New Roman"/>
          <w:i/>
          <w:iCs/>
          <w:sz w:val="24"/>
          <w:szCs w:val="24"/>
        </w:rPr>
        <w:t>docker-hypriot</w:t>
      </w:r>
      <w:proofErr w:type="spellEnd"/>
    </w:p>
    <w:p w14:paraId="1546CA27" w14:textId="77777777" w:rsidR="00F815F3" w:rsidRPr="0023465D" w:rsidRDefault="00F815F3" w:rsidP="24D47E9E">
      <w:pPr>
        <w:spacing w:line="360" w:lineRule="auto"/>
        <w:ind w:left="360" w:firstLine="720"/>
        <w:jc w:val="both"/>
        <w:rPr>
          <w:rFonts w:ascii="Times New Roman" w:eastAsia="Times New Roman" w:hAnsi="Times New Roman" w:cs="Times New Roman"/>
          <w:i/>
          <w:iCs/>
          <w:sz w:val="24"/>
          <w:szCs w:val="24"/>
        </w:rPr>
      </w:pPr>
      <w:proofErr w:type="spellStart"/>
      <w:proofErr w:type="gramStart"/>
      <w:r w:rsidRPr="24D47E9E">
        <w:rPr>
          <w:rFonts w:ascii="Times New Roman" w:eastAsia="Times New Roman" w:hAnsi="Times New Roman" w:cs="Times New Roman"/>
          <w:i/>
          <w:iCs/>
          <w:sz w:val="24"/>
          <w:szCs w:val="24"/>
        </w:rPr>
        <w:t>systemctl</w:t>
      </w:r>
      <w:proofErr w:type="spellEnd"/>
      <w:proofErr w:type="gramEnd"/>
      <w:r w:rsidRPr="24D47E9E">
        <w:rPr>
          <w:rFonts w:ascii="Times New Roman" w:eastAsia="Times New Roman" w:hAnsi="Times New Roman" w:cs="Times New Roman"/>
          <w:i/>
          <w:iCs/>
          <w:sz w:val="24"/>
          <w:szCs w:val="24"/>
        </w:rPr>
        <w:t xml:space="preserve"> enable </w:t>
      </w:r>
      <w:proofErr w:type="spellStart"/>
      <w:r w:rsidRPr="24D47E9E">
        <w:rPr>
          <w:rFonts w:ascii="Times New Roman" w:eastAsia="Times New Roman" w:hAnsi="Times New Roman" w:cs="Times New Roman"/>
          <w:i/>
          <w:iCs/>
          <w:sz w:val="24"/>
          <w:szCs w:val="24"/>
        </w:rPr>
        <w:t>docker</w:t>
      </w:r>
      <w:proofErr w:type="spellEnd"/>
    </w:p>
    <w:p w14:paraId="57C5FBCE" w14:textId="77777777" w:rsidR="00F815F3" w:rsidRPr="0023465D" w:rsidRDefault="00F815F3" w:rsidP="0023465D">
      <w:pPr>
        <w:spacing w:after="0" w:line="480" w:lineRule="auto"/>
        <w:ind w:firstLine="360"/>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To check if </w:t>
      </w:r>
      <w:proofErr w:type="spellStart"/>
      <w:r w:rsidRPr="0023465D">
        <w:rPr>
          <w:rFonts w:ascii="Times New Roman" w:eastAsia="Times New Roman" w:hAnsi="Times New Roman" w:cs="Times New Roman"/>
          <w:sz w:val="24"/>
          <w:szCs w:val="24"/>
        </w:rPr>
        <w:t>docker</w:t>
      </w:r>
      <w:proofErr w:type="spellEnd"/>
      <w:r w:rsidRPr="0023465D">
        <w:rPr>
          <w:rFonts w:ascii="Times New Roman" w:eastAsia="Times New Roman" w:hAnsi="Times New Roman" w:cs="Times New Roman"/>
          <w:sz w:val="24"/>
          <w:szCs w:val="24"/>
        </w:rPr>
        <w:t xml:space="preserve"> is properly installed give to get the below output</w:t>
      </w:r>
      <w:r w:rsidR="00153569" w:rsidRPr="0023465D">
        <w:rPr>
          <w:rFonts w:ascii="Times New Roman" w:eastAsia="Times New Roman" w:hAnsi="Times New Roman" w:cs="Times New Roman"/>
          <w:sz w:val="24"/>
          <w:szCs w:val="24"/>
        </w:rPr>
        <w:t xml:space="preserve">: </w:t>
      </w:r>
      <w:proofErr w:type="spellStart"/>
      <w:r w:rsidRPr="24D47E9E">
        <w:rPr>
          <w:rFonts w:ascii="Times New Roman" w:eastAsia="Times New Roman" w:hAnsi="Times New Roman" w:cs="Times New Roman"/>
          <w:i/>
          <w:iCs/>
          <w:sz w:val="24"/>
          <w:szCs w:val="24"/>
        </w:rPr>
        <w:t>sudo</w:t>
      </w:r>
      <w:proofErr w:type="spell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docker</w:t>
      </w:r>
      <w:proofErr w:type="spellEnd"/>
      <w:r w:rsidRPr="24D47E9E">
        <w:rPr>
          <w:rFonts w:ascii="Times New Roman" w:eastAsia="Times New Roman" w:hAnsi="Times New Roman" w:cs="Times New Roman"/>
          <w:i/>
          <w:iCs/>
          <w:sz w:val="24"/>
          <w:szCs w:val="24"/>
        </w:rPr>
        <w:t xml:space="preserve"> info </w:t>
      </w:r>
    </w:p>
    <w:p w14:paraId="6159EC2B" w14:textId="77777777" w:rsidR="00F815F3" w:rsidRDefault="00F815F3" w:rsidP="00153569">
      <w:pPr>
        <w:jc w:val="center"/>
        <w:rPr>
          <w:rFonts w:ascii="Times New Roman" w:hAnsi="Times New Roman" w:cs="Times New Roman"/>
        </w:rPr>
      </w:pPr>
      <w:r>
        <w:rPr>
          <w:rFonts w:ascii="Times New Roman" w:hAnsi="Times New Roman" w:cs="Times New Roman"/>
          <w:noProof/>
        </w:rPr>
        <w:drawing>
          <wp:inline distT="0" distB="0" distL="0" distR="0" wp14:anchorId="440DC4ED" wp14:editId="5F48A172">
            <wp:extent cx="5935980" cy="4099560"/>
            <wp:effectExtent l="0" t="0" r="7620" b="0"/>
            <wp:docPr id="39" name="Picture 39" descr="../Desktop/Screen%20Shot%202016-11-18%20at%209.33.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18%20at%209.33.43%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14:paraId="51C621C2" w14:textId="77777777" w:rsidR="00F815F3" w:rsidRPr="0023465D" w:rsidRDefault="00153569">
      <w:pPr>
        <w:ind w:left="2880" w:firstLine="720"/>
        <w:jc w:val="both"/>
        <w:rPr>
          <w:rFonts w:ascii="Times New Roman" w:eastAsia="Times New Roman" w:hAnsi="Times New Roman" w:cs="Times New Roman"/>
          <w:sz w:val="28"/>
          <w:szCs w:val="28"/>
        </w:rPr>
      </w:pPr>
      <w:r w:rsidRPr="0023465D">
        <w:rPr>
          <w:rFonts w:ascii="Times New Roman" w:eastAsia="Times New Roman" w:hAnsi="Times New Roman" w:cs="Times New Roman"/>
          <w:sz w:val="24"/>
          <w:szCs w:val="24"/>
        </w:rPr>
        <w:t xml:space="preserve">Figure 5.2 </w:t>
      </w:r>
      <w:proofErr w:type="spellStart"/>
      <w:r w:rsidR="00F815F3" w:rsidRPr="0023465D">
        <w:rPr>
          <w:rFonts w:ascii="Times New Roman" w:eastAsia="Times New Roman" w:hAnsi="Times New Roman" w:cs="Times New Roman"/>
          <w:sz w:val="24"/>
          <w:szCs w:val="24"/>
        </w:rPr>
        <w:t>sudo</w:t>
      </w:r>
      <w:proofErr w:type="spellEnd"/>
      <w:r w:rsidR="00F815F3" w:rsidRPr="0023465D">
        <w:rPr>
          <w:rFonts w:ascii="Times New Roman" w:eastAsia="Times New Roman" w:hAnsi="Times New Roman" w:cs="Times New Roman"/>
          <w:sz w:val="24"/>
          <w:szCs w:val="24"/>
        </w:rPr>
        <w:t xml:space="preserve"> </w:t>
      </w:r>
      <w:proofErr w:type="spellStart"/>
      <w:r w:rsidR="00F815F3" w:rsidRPr="0023465D">
        <w:rPr>
          <w:rFonts w:ascii="Times New Roman" w:eastAsia="Times New Roman" w:hAnsi="Times New Roman" w:cs="Times New Roman"/>
          <w:sz w:val="24"/>
          <w:szCs w:val="24"/>
        </w:rPr>
        <w:t>docker</w:t>
      </w:r>
      <w:proofErr w:type="spellEnd"/>
      <w:r w:rsidR="00F815F3" w:rsidRPr="0023465D">
        <w:rPr>
          <w:rFonts w:ascii="Times New Roman" w:eastAsia="Times New Roman" w:hAnsi="Times New Roman" w:cs="Times New Roman"/>
          <w:sz w:val="24"/>
          <w:szCs w:val="24"/>
        </w:rPr>
        <w:t xml:space="preserve"> info output</w:t>
      </w:r>
    </w:p>
    <w:p w14:paraId="3909FE25" w14:textId="77777777" w:rsidR="00F815F3" w:rsidRDefault="00F815F3" w:rsidP="00F815F3">
      <w:pPr>
        <w:spacing w:line="480" w:lineRule="auto"/>
        <w:rPr>
          <w:rFonts w:ascii="Times New Roman" w:hAnsi="Times New Roman" w:cs="Times New Roman"/>
        </w:rPr>
      </w:pPr>
    </w:p>
    <w:p w14:paraId="4F67B625" w14:textId="7271BE36" w:rsidR="00F815F3" w:rsidRPr="0023465D" w:rsidRDefault="00F815F3" w:rsidP="0023465D">
      <w:pPr>
        <w:spacing w:line="480" w:lineRule="auto"/>
        <w:jc w:val="both"/>
        <w:rPr>
          <w:rFonts w:ascii="Times New Roman" w:eastAsia="Times New Roman" w:hAnsi="Times New Roman" w:cs="Times New Roman"/>
          <w:color w:val="000000"/>
          <w:sz w:val="24"/>
          <w:szCs w:val="24"/>
        </w:rPr>
      </w:pPr>
      <w:r w:rsidRPr="0023465D">
        <w:rPr>
          <w:rFonts w:ascii="Times New Roman" w:eastAsia="Times New Roman" w:hAnsi="Times New Roman" w:cs="Times New Roman"/>
          <w:color w:val="000000"/>
          <w:sz w:val="24"/>
          <w:szCs w:val="24"/>
        </w:rPr>
        <w:lastRenderedPageBreak/>
        <w:t>At this point</w:t>
      </w:r>
      <w:r w:rsidR="001F5434" w:rsidRPr="0023465D">
        <w:rPr>
          <w:rFonts w:ascii="Times New Roman" w:eastAsia="Times New Roman" w:hAnsi="Times New Roman" w:cs="Times New Roman"/>
          <w:color w:val="000000"/>
          <w:sz w:val="24"/>
          <w:szCs w:val="24"/>
        </w:rPr>
        <w:t>,</w:t>
      </w:r>
      <w:r w:rsidRPr="0023465D">
        <w:rPr>
          <w:rFonts w:ascii="Times New Roman" w:eastAsia="Times New Roman" w:hAnsi="Times New Roman" w:cs="Times New Roman"/>
          <w:color w:val="000000"/>
          <w:sz w:val="24"/>
          <w:szCs w:val="24"/>
        </w:rPr>
        <w:t xml:space="preserve"> we are currently blocked by an issue corresponding to getting the ARM device specific Eris installation files.  Moreover, the documentation for Eris is ambiguous and not up to date.  Installation of Eris is dependent on various other components like Docker and issues being faced with these dependencies is further delaying the process. We have logged an issue </w:t>
      </w:r>
      <w:r w:rsidR="00BA30C8" w:rsidRPr="0023465D">
        <w:rPr>
          <w:rFonts w:ascii="Times New Roman" w:eastAsia="Times New Roman" w:hAnsi="Times New Roman" w:cs="Times New Roman"/>
          <w:color w:val="000000"/>
          <w:sz w:val="24"/>
          <w:szCs w:val="24"/>
        </w:rPr>
        <w:t>[56</w:t>
      </w:r>
      <w:r w:rsidRPr="0023465D">
        <w:rPr>
          <w:rFonts w:ascii="Times New Roman" w:eastAsia="Times New Roman" w:hAnsi="Times New Roman" w:cs="Times New Roman"/>
          <w:color w:val="000000"/>
          <w:sz w:val="24"/>
          <w:szCs w:val="24"/>
        </w:rPr>
        <w:t xml:space="preserve">] with Eris GitHub community and we tried out various other alternatives suggested. </w:t>
      </w:r>
      <w:r w:rsidR="00BA30C8" w:rsidRPr="0023465D">
        <w:rPr>
          <w:rFonts w:ascii="Times New Roman" w:eastAsia="Times New Roman" w:hAnsi="Times New Roman" w:cs="Times New Roman"/>
          <w:color w:val="000000"/>
          <w:sz w:val="24"/>
          <w:szCs w:val="24"/>
        </w:rPr>
        <w:t>[57</w:t>
      </w:r>
      <w:r w:rsidRPr="0023465D">
        <w:rPr>
          <w:rFonts w:ascii="Times New Roman" w:eastAsia="Times New Roman" w:hAnsi="Times New Roman" w:cs="Times New Roman"/>
          <w:color w:val="000000"/>
          <w:sz w:val="24"/>
          <w:szCs w:val="24"/>
        </w:rPr>
        <w:t>]</w:t>
      </w:r>
    </w:p>
    <w:p w14:paraId="58C38813" w14:textId="77777777" w:rsidR="00F815F3" w:rsidRDefault="00F815F3" w:rsidP="00F815F3">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00667B18" wp14:editId="768CF1AD">
            <wp:extent cx="5928360" cy="1341120"/>
            <wp:effectExtent l="0" t="0" r="0" b="0"/>
            <wp:docPr id="38" name="Picture 38" descr="../Desktop/Screen%20Shot%202016-11-18%20at%209.5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18%20at%209.54.43%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8360" cy="1341120"/>
                    </a:xfrm>
                    <a:prstGeom prst="rect">
                      <a:avLst/>
                    </a:prstGeom>
                    <a:noFill/>
                    <a:ln>
                      <a:noFill/>
                    </a:ln>
                  </pic:spPr>
                </pic:pic>
              </a:graphicData>
            </a:graphic>
          </wp:inline>
        </w:drawing>
      </w:r>
    </w:p>
    <w:p w14:paraId="60482A8D" w14:textId="77777777" w:rsidR="00F815F3" w:rsidRPr="0023465D" w:rsidRDefault="00153569">
      <w:pPr>
        <w:pStyle w:val="ListParagraph"/>
        <w:ind w:left="36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Figure 5.3 </w:t>
      </w:r>
      <w:r w:rsidR="00F815F3" w:rsidRPr="0023465D">
        <w:rPr>
          <w:rFonts w:ascii="Times New Roman" w:eastAsia="Times New Roman" w:hAnsi="Times New Roman" w:cs="Times New Roman"/>
          <w:sz w:val="24"/>
          <w:szCs w:val="24"/>
        </w:rPr>
        <w:t>Error faced while installing Eris on Arm devices</w:t>
      </w:r>
    </w:p>
    <w:p w14:paraId="4B954168" w14:textId="77777777" w:rsidR="00F815F3" w:rsidRPr="0023465D" w:rsidRDefault="00F815F3" w:rsidP="0023465D">
      <w:pPr>
        <w:spacing w:line="48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Following the alternatives provided we tried to install Eris using a shell script </w:t>
      </w:r>
      <w:r w:rsidR="00BA30C8" w:rsidRPr="0023465D">
        <w:rPr>
          <w:rFonts w:ascii="Times New Roman" w:eastAsia="Times New Roman" w:hAnsi="Times New Roman" w:cs="Times New Roman"/>
          <w:sz w:val="24"/>
          <w:szCs w:val="24"/>
        </w:rPr>
        <w:t>[58</w:t>
      </w:r>
      <w:r w:rsidRPr="0023465D">
        <w:rPr>
          <w:rFonts w:ascii="Times New Roman" w:eastAsia="Times New Roman" w:hAnsi="Times New Roman" w:cs="Times New Roman"/>
          <w:sz w:val="24"/>
          <w:szCs w:val="24"/>
        </w:rPr>
        <w:t>] provided and still couldn’t resolve the error:</w:t>
      </w:r>
    </w:p>
    <w:p w14:paraId="37FB18FC" w14:textId="77777777" w:rsidR="00F815F3" w:rsidRDefault="00F815F3" w:rsidP="00F815F3">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18206F44" wp14:editId="2F59377B">
            <wp:extent cx="4922520" cy="342900"/>
            <wp:effectExtent l="0" t="0" r="0" b="0"/>
            <wp:docPr id="37" name="Picture 37" descr="error in setup.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 in setup.s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2520" cy="342900"/>
                    </a:xfrm>
                    <a:prstGeom prst="rect">
                      <a:avLst/>
                    </a:prstGeom>
                    <a:noFill/>
                    <a:ln>
                      <a:noFill/>
                    </a:ln>
                  </pic:spPr>
                </pic:pic>
              </a:graphicData>
            </a:graphic>
          </wp:inline>
        </w:drawing>
      </w:r>
    </w:p>
    <w:p w14:paraId="36FA4C18" w14:textId="77777777" w:rsidR="00F815F3" w:rsidRPr="0023465D" w:rsidRDefault="00153569">
      <w:pPr>
        <w:pStyle w:val="ListParagraph"/>
        <w:ind w:left="360"/>
        <w:jc w:val="center"/>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Figure 5.4 </w:t>
      </w:r>
      <w:r w:rsidR="00F815F3" w:rsidRPr="0023465D">
        <w:rPr>
          <w:rFonts w:ascii="Times New Roman" w:eastAsia="Times New Roman" w:hAnsi="Times New Roman" w:cs="Times New Roman"/>
          <w:sz w:val="24"/>
          <w:szCs w:val="24"/>
        </w:rPr>
        <w:t>Error installing Eris using shell script</w:t>
      </w:r>
    </w:p>
    <w:p w14:paraId="3B4618AC" w14:textId="77777777" w:rsidR="006468E8" w:rsidRDefault="006468E8" w:rsidP="000D11AE">
      <w:pPr>
        <w:spacing w:after="0" w:line="480" w:lineRule="auto"/>
        <w:jc w:val="both"/>
        <w:rPr>
          <w:rFonts w:ascii="Times New Roman" w:hAnsi="Times New Roman" w:cs="Times New Roman"/>
          <w:sz w:val="24"/>
          <w:szCs w:val="24"/>
        </w:rPr>
      </w:pPr>
    </w:p>
    <w:p w14:paraId="4E419DEA" w14:textId="77777777" w:rsidR="006E50BC" w:rsidRDefault="006E50BC" w:rsidP="006E50BC">
      <w:pPr>
        <w:spacing w:line="480" w:lineRule="auto"/>
        <w:jc w:val="center"/>
        <w:rPr>
          <w:rFonts w:ascii="Times New Roman" w:eastAsia="Times New Roman" w:hAnsi="Times New Roman" w:cs="Times New Roman"/>
          <w:b/>
          <w:bCs/>
          <w:sz w:val="28"/>
          <w:szCs w:val="24"/>
        </w:rPr>
      </w:pPr>
    </w:p>
    <w:p w14:paraId="1A9CE040" w14:textId="77777777" w:rsidR="006E50BC" w:rsidRDefault="006E50BC" w:rsidP="006E50BC">
      <w:pPr>
        <w:spacing w:line="480" w:lineRule="auto"/>
        <w:jc w:val="center"/>
        <w:rPr>
          <w:rFonts w:ascii="Times New Roman" w:eastAsia="Times New Roman" w:hAnsi="Times New Roman" w:cs="Times New Roman"/>
          <w:b/>
          <w:bCs/>
          <w:sz w:val="28"/>
          <w:szCs w:val="24"/>
        </w:rPr>
      </w:pPr>
    </w:p>
    <w:p w14:paraId="0F53B7C4" w14:textId="77777777" w:rsidR="006E50BC" w:rsidRDefault="006E50BC" w:rsidP="006E50BC">
      <w:pPr>
        <w:spacing w:line="480" w:lineRule="auto"/>
        <w:jc w:val="center"/>
        <w:rPr>
          <w:rFonts w:ascii="Times New Roman" w:eastAsia="Times New Roman" w:hAnsi="Times New Roman" w:cs="Times New Roman"/>
          <w:b/>
          <w:bCs/>
          <w:sz w:val="28"/>
          <w:szCs w:val="24"/>
        </w:rPr>
      </w:pPr>
    </w:p>
    <w:p w14:paraId="19BD9CBE" w14:textId="77777777" w:rsidR="006E50BC" w:rsidRDefault="006E50BC" w:rsidP="006E50BC">
      <w:pPr>
        <w:spacing w:line="480" w:lineRule="auto"/>
        <w:jc w:val="center"/>
        <w:rPr>
          <w:rFonts w:ascii="Times New Roman" w:eastAsia="Times New Roman" w:hAnsi="Times New Roman" w:cs="Times New Roman"/>
          <w:b/>
          <w:bCs/>
          <w:sz w:val="28"/>
          <w:szCs w:val="24"/>
        </w:rPr>
      </w:pPr>
    </w:p>
    <w:p w14:paraId="20156979" w14:textId="77777777" w:rsidR="006E50BC" w:rsidRDefault="006E50BC" w:rsidP="006E50BC">
      <w:pPr>
        <w:spacing w:line="480" w:lineRule="auto"/>
        <w:jc w:val="center"/>
        <w:rPr>
          <w:rFonts w:ascii="Times New Roman" w:eastAsia="Times New Roman" w:hAnsi="Times New Roman" w:cs="Times New Roman"/>
          <w:b/>
          <w:bCs/>
          <w:sz w:val="28"/>
          <w:szCs w:val="24"/>
        </w:rPr>
      </w:pPr>
    </w:p>
    <w:p w14:paraId="134EE2DF" w14:textId="77777777" w:rsidR="006E50BC" w:rsidRDefault="006E50BC" w:rsidP="006E50BC">
      <w:pPr>
        <w:spacing w:line="480" w:lineRule="auto"/>
        <w:jc w:val="center"/>
        <w:rPr>
          <w:rFonts w:ascii="Times New Roman" w:eastAsia="Times New Roman" w:hAnsi="Times New Roman" w:cs="Times New Roman"/>
          <w:b/>
          <w:bCs/>
          <w:sz w:val="28"/>
          <w:szCs w:val="24"/>
        </w:rPr>
      </w:pPr>
    </w:p>
    <w:p w14:paraId="1E28EDCE" w14:textId="5210A772" w:rsidR="6782DEA7" w:rsidRPr="005B7B59" w:rsidRDefault="00994E3B">
      <w:pPr>
        <w:pStyle w:val="Heading1"/>
        <w:spacing w:line="480" w:lineRule="auto"/>
        <w:jc w:val="center"/>
        <w:rPr>
          <w:rFonts w:ascii="Times New Roman" w:eastAsia="Times New Roman" w:hAnsi="Times New Roman" w:cs="Times New Roman"/>
          <w:sz w:val="28"/>
          <w:szCs w:val="24"/>
          <w:rPrChange w:id="358" w:author="Sri Pravallika Maddipati" w:date="2016-12-01T23:30:00Z">
            <w:rPr/>
          </w:rPrChange>
        </w:rPr>
        <w:pPrChange w:id="359" w:author="Sri Pravallika Maddipati" w:date="2016-12-01T23:30:00Z">
          <w:pPr/>
        </w:pPrChange>
      </w:pPr>
      <w:bookmarkStart w:id="360" w:name="_Toc468477637"/>
      <w:ins w:id="361" w:author="Sri Pravallika Maddipati" w:date="2016-12-01T23:29:00Z">
        <w:r w:rsidRPr="005B7B59">
          <w:rPr>
            <w:rFonts w:ascii="Times New Roman" w:eastAsia="Times New Roman" w:hAnsi="Times New Roman" w:cs="Times New Roman"/>
            <w:b/>
            <w:bCs/>
            <w:sz w:val="28"/>
            <w:szCs w:val="24"/>
            <w:rPrChange w:id="362" w:author="Sri Pravallika Maddipati" w:date="2016-12-01T23:29:00Z">
              <w:rPr/>
            </w:rPrChange>
          </w:rPr>
          <w:lastRenderedPageBreak/>
          <w:t>7. IOTA</w:t>
        </w:r>
      </w:ins>
      <w:bookmarkEnd w:id="360"/>
    </w:p>
    <w:p w14:paraId="11563C6D" w14:textId="4481ABD1" w:rsidR="24D47E9E" w:rsidRDefault="5C1D1ABD" w:rsidP="6D64E3E1">
      <w:pPr>
        <w:spacing w:line="480" w:lineRule="auto"/>
        <w:jc w:val="both"/>
        <w:rPr>
          <w:ins w:id="363" w:author="Sri Pravallika Maddipati" w:date="2016-12-01T23:30:00Z"/>
        </w:rPr>
      </w:pPr>
      <w:ins w:id="364" w:author="Sri Pravallika Maddipati" w:date="2016-12-01T23:30:00Z">
        <w:r w:rsidRPr="5C1D1ABD">
          <w:rPr>
            <w:rFonts w:ascii="Times New Roman" w:eastAsia="Times New Roman" w:hAnsi="Times New Roman" w:cs="Times New Roman"/>
            <w:sz w:val="24"/>
            <w:szCs w:val="24"/>
            <w:rPrChange w:id="365" w:author="Sri Pravallika Maddipati" w:date="2016-12-01T23:30:00Z">
              <w:rPr/>
            </w:rPrChange>
          </w:rPr>
          <w:t xml:space="preserve">The IOTA framework serves as a blockchain-less distributed ledger which can be used to perform transactions and data transfers. An IOTA token is a cryptocurrency designed for the Internet-of-things. The distributed ledger which consists of the transactions in the network is radically different in IOTA where a directed acyclic graph (DAG) termed as ‘Tangle’ </w:t>
        </w:r>
      </w:ins>
      <w:r w:rsidR="001C5B90">
        <w:rPr>
          <w:rFonts w:ascii="Times New Roman" w:eastAsia="Times New Roman" w:hAnsi="Times New Roman" w:cs="Times New Roman"/>
          <w:sz w:val="24"/>
          <w:szCs w:val="24"/>
        </w:rPr>
        <w:t>which</w:t>
      </w:r>
      <w:ins w:id="366" w:author="Sri Pravallika Maddipati" w:date="2016-12-01T23:30:00Z">
        <w:r w:rsidRPr="5C1D1ABD">
          <w:rPr>
            <w:rFonts w:ascii="Times New Roman" w:eastAsia="Times New Roman" w:hAnsi="Times New Roman" w:cs="Times New Roman"/>
            <w:sz w:val="24"/>
            <w:szCs w:val="24"/>
            <w:rPrChange w:id="367" w:author="Sri Pravallika Maddipati" w:date="2016-12-01T23:30:00Z">
              <w:rPr/>
            </w:rPrChange>
          </w:rPr>
          <w:t xml:space="preserve"> eliminat</w:t>
        </w:r>
      </w:ins>
      <w:r w:rsidR="001C5B90">
        <w:rPr>
          <w:rFonts w:ascii="Times New Roman" w:eastAsia="Times New Roman" w:hAnsi="Times New Roman" w:cs="Times New Roman"/>
          <w:sz w:val="24"/>
          <w:szCs w:val="24"/>
        </w:rPr>
        <w:t>es</w:t>
      </w:r>
      <w:ins w:id="368" w:author="Sri Pravallika Maddipati" w:date="2016-12-01T23:30:00Z">
        <w:r w:rsidRPr="5C1D1ABD">
          <w:rPr>
            <w:rFonts w:ascii="Times New Roman" w:eastAsia="Times New Roman" w:hAnsi="Times New Roman" w:cs="Times New Roman"/>
            <w:sz w:val="24"/>
            <w:szCs w:val="24"/>
            <w:rPrChange w:id="369" w:author="Sri Pravallika Maddipati" w:date="2016-12-01T23:30:00Z">
              <w:rPr/>
            </w:rPrChange>
          </w:rPr>
          <w:t xml:space="preserve"> the use of blockchains. A DAG is a data structure in the form of a graph where the nodes are connected by means of edges. Further, the nodes in the graph consist of edges which point in a specific direction to the other node. The acyclic component specifies that the edges are not circular and point in a single direction only thereby avoiding cycles. [</w:t>
        </w:r>
      </w:ins>
      <w:ins w:id="370" w:author="Sri Pravallika Maddipati" w:date="2016-12-01T23:37:00Z">
        <w:r w:rsidR="7C37B0C5" w:rsidRPr="5C1D1ABD">
          <w:rPr>
            <w:rFonts w:ascii="Times New Roman" w:eastAsia="Times New Roman" w:hAnsi="Times New Roman" w:cs="Times New Roman"/>
            <w:sz w:val="24"/>
            <w:szCs w:val="24"/>
            <w:rPrChange w:id="371" w:author="Sri Pravallika Maddipati" w:date="2016-12-01T23:30:00Z">
              <w:rPr/>
            </w:rPrChange>
          </w:rPr>
          <w:t>60</w:t>
        </w:r>
      </w:ins>
      <w:ins w:id="372" w:author="Sri Pravallika Maddipati" w:date="2016-12-01T23:30:00Z">
        <w:r w:rsidRPr="5C1D1ABD">
          <w:rPr>
            <w:rFonts w:ascii="Times New Roman" w:eastAsia="Times New Roman" w:hAnsi="Times New Roman" w:cs="Times New Roman"/>
            <w:sz w:val="24"/>
            <w:szCs w:val="24"/>
            <w:rPrChange w:id="373" w:author="Sri Pravallika Maddipati" w:date="2016-12-01T23:30:00Z">
              <w:rPr/>
            </w:rPrChange>
          </w:rPr>
          <w:t>]</w:t>
        </w:r>
      </w:ins>
    </w:p>
    <w:p w14:paraId="6C6CB6E3" w14:textId="47470A6E" w:rsidR="24D47E9E" w:rsidRDefault="5C1D1ABD" w:rsidP="005B7B59">
      <w:pPr>
        <w:spacing w:after="240" w:line="480" w:lineRule="auto"/>
        <w:jc w:val="both"/>
        <w:rPr>
          <w:ins w:id="374" w:author="Sri Pravallika Maddipati" w:date="2016-12-01T23:30:00Z"/>
        </w:rPr>
      </w:pPr>
      <w:ins w:id="375" w:author="Sri Pravallika Maddipati" w:date="2016-12-01T23:30:00Z">
        <w:r w:rsidRPr="5C1D1ABD">
          <w:rPr>
            <w:rFonts w:ascii="Times New Roman" w:eastAsia="Times New Roman" w:hAnsi="Times New Roman" w:cs="Times New Roman"/>
            <w:sz w:val="24"/>
            <w:szCs w:val="24"/>
            <w:rPrChange w:id="376" w:author="Sri Pravallika Maddipati" w:date="2016-12-01T23:30:00Z">
              <w:rPr/>
            </w:rPrChange>
          </w:rPr>
          <w:t xml:space="preserve">In Ethereum and Eris, the verification of transactions is decoupled from the users involved. The miners verify the transactions to reach a consensus and they receive incentives for the same. But in IOTA, the verification process is intrinsic </w:t>
        </w:r>
      </w:ins>
      <w:r w:rsidR="001C5B90">
        <w:rPr>
          <w:rFonts w:ascii="Times New Roman" w:eastAsia="Times New Roman" w:hAnsi="Times New Roman" w:cs="Times New Roman"/>
          <w:sz w:val="24"/>
          <w:szCs w:val="24"/>
        </w:rPr>
        <w:t>because</w:t>
      </w:r>
      <w:ins w:id="377" w:author="Sri Pravallika Maddipati" w:date="2016-12-01T23:30:00Z">
        <w:r w:rsidRPr="5C1D1ABD">
          <w:rPr>
            <w:rFonts w:ascii="Times New Roman" w:eastAsia="Times New Roman" w:hAnsi="Times New Roman" w:cs="Times New Roman"/>
            <w:sz w:val="24"/>
            <w:szCs w:val="24"/>
            <w:rPrChange w:id="378" w:author="Sri Pravallika Maddipati" w:date="2016-12-01T23:30:00Z">
              <w:rPr/>
            </w:rPrChange>
          </w:rPr>
          <w:t xml:space="preserve"> IOTA is self-sustained and miners need not be given incentives for verifying the transactions. This implies that transaction settlements and data transfer can be performed without any additional fees which fosters machine to machine communication and enhances the interoperability between the connected devices. Blockchains can be used to establish smart contracts between parties on a large scale but IOTA is the first framework which provides a feasible framework for devices to carry out micro transactions. In micro transactions, small amount</w:t>
        </w:r>
      </w:ins>
      <w:r w:rsidR="001C5B90">
        <w:rPr>
          <w:rFonts w:ascii="Times New Roman" w:eastAsia="Times New Roman" w:hAnsi="Times New Roman" w:cs="Times New Roman"/>
          <w:sz w:val="24"/>
          <w:szCs w:val="24"/>
        </w:rPr>
        <w:t>s</w:t>
      </w:r>
      <w:ins w:id="379" w:author="Sri Pravallika Maddipati" w:date="2016-12-01T23:30:00Z">
        <w:r w:rsidRPr="5C1D1ABD">
          <w:rPr>
            <w:rFonts w:ascii="Times New Roman" w:eastAsia="Times New Roman" w:hAnsi="Times New Roman" w:cs="Times New Roman"/>
            <w:sz w:val="24"/>
            <w:szCs w:val="24"/>
            <w:rPrChange w:id="380" w:author="Sri Pravallika Maddipati" w:date="2016-12-01T23:30:00Z">
              <w:rPr/>
            </w:rPrChange>
          </w:rPr>
          <w:t xml:space="preserve"> of payments </w:t>
        </w:r>
      </w:ins>
      <w:r w:rsidR="001C5B90">
        <w:rPr>
          <w:rFonts w:ascii="Times New Roman" w:eastAsia="Times New Roman" w:hAnsi="Times New Roman" w:cs="Times New Roman"/>
          <w:sz w:val="24"/>
          <w:szCs w:val="24"/>
        </w:rPr>
        <w:t>such as</w:t>
      </w:r>
      <w:ins w:id="381" w:author="Sri Pravallika Maddipati" w:date="2016-12-01T23:30:00Z">
        <w:r w:rsidRPr="5C1D1ABD">
          <w:rPr>
            <w:rFonts w:ascii="Times New Roman" w:eastAsia="Times New Roman" w:hAnsi="Times New Roman" w:cs="Times New Roman"/>
            <w:sz w:val="24"/>
            <w:szCs w:val="24"/>
            <w:rPrChange w:id="382" w:author="Sri Pravallika Maddipati" w:date="2016-12-01T23:30:00Z">
              <w:rPr/>
            </w:rPrChange>
          </w:rPr>
          <w:t xml:space="preserve"> 5 cents or 0.1 cents can be transferred between parties thereby making the transactions feasible by eliminat</w:t>
        </w:r>
      </w:ins>
      <w:r w:rsidR="001C5B90">
        <w:rPr>
          <w:rFonts w:ascii="Times New Roman" w:eastAsia="Times New Roman" w:hAnsi="Times New Roman" w:cs="Times New Roman"/>
          <w:sz w:val="24"/>
          <w:szCs w:val="24"/>
        </w:rPr>
        <w:t>ing</w:t>
      </w:r>
      <w:ins w:id="383" w:author="Sri Pravallika Maddipati" w:date="2016-12-01T23:30:00Z">
        <w:r w:rsidRPr="5C1D1ABD">
          <w:rPr>
            <w:rFonts w:ascii="Times New Roman" w:eastAsia="Times New Roman" w:hAnsi="Times New Roman" w:cs="Times New Roman"/>
            <w:sz w:val="24"/>
            <w:szCs w:val="24"/>
            <w:rPrChange w:id="384" w:author="Sri Pravallika Maddipati" w:date="2016-12-01T23:30:00Z">
              <w:rPr/>
            </w:rPrChange>
          </w:rPr>
          <w:t xml:space="preserve"> the transaction fee. [</w:t>
        </w:r>
      </w:ins>
      <w:ins w:id="385" w:author="Sri Pravallika Maddipati" w:date="2016-12-01T23:33:00Z">
        <w:r w:rsidR="2B760966" w:rsidRPr="5C1D1ABD">
          <w:rPr>
            <w:rFonts w:ascii="Times New Roman" w:eastAsia="Times New Roman" w:hAnsi="Times New Roman" w:cs="Times New Roman"/>
            <w:sz w:val="24"/>
            <w:szCs w:val="24"/>
            <w:rPrChange w:id="386" w:author="Sri Pravallika Maddipati" w:date="2016-12-01T23:30:00Z">
              <w:rPr/>
            </w:rPrChange>
          </w:rPr>
          <w:t>6</w:t>
        </w:r>
      </w:ins>
      <w:ins w:id="387" w:author="Sri Pravallika Maddipati" w:date="2016-12-01T23:37:00Z">
        <w:r w:rsidR="6D64E3E1" w:rsidRPr="5C1D1ABD">
          <w:rPr>
            <w:rFonts w:ascii="Times New Roman" w:eastAsia="Times New Roman" w:hAnsi="Times New Roman" w:cs="Times New Roman"/>
            <w:sz w:val="24"/>
            <w:szCs w:val="24"/>
            <w:rPrChange w:id="388" w:author="Sri Pravallika Maddipati" w:date="2016-12-01T23:30:00Z">
              <w:rPr/>
            </w:rPrChange>
          </w:rPr>
          <w:t>1</w:t>
        </w:r>
      </w:ins>
      <w:ins w:id="389" w:author="Sri Pravallika Maddipati" w:date="2016-12-01T23:30:00Z">
        <w:r w:rsidRPr="5C1D1ABD">
          <w:rPr>
            <w:rFonts w:ascii="Times New Roman" w:eastAsia="Times New Roman" w:hAnsi="Times New Roman" w:cs="Times New Roman"/>
            <w:sz w:val="24"/>
            <w:szCs w:val="24"/>
            <w:rPrChange w:id="390" w:author="Sri Pravallika Maddipati" w:date="2016-12-01T23:30:00Z">
              <w:rPr/>
            </w:rPrChange>
          </w:rPr>
          <w:t>]</w:t>
        </w:r>
      </w:ins>
    </w:p>
    <w:p w14:paraId="16D20D9E" w14:textId="31F3CD85" w:rsidR="24D47E9E" w:rsidRPr="00985EDA" w:rsidRDefault="006E50BC" w:rsidP="00985EDA">
      <w:pPr>
        <w:pStyle w:val="Heading2"/>
        <w:spacing w:line="480" w:lineRule="auto"/>
        <w:rPr>
          <w:color w:val="auto"/>
        </w:rPr>
      </w:pPr>
      <w:bookmarkStart w:id="391" w:name="_Toc468477638"/>
      <w:r w:rsidRPr="00985EDA">
        <w:rPr>
          <w:rFonts w:ascii="Times New Roman" w:eastAsia="Times New Roman" w:hAnsi="Times New Roman" w:cs="Times New Roman"/>
          <w:b/>
          <w:bCs/>
          <w:color w:val="auto"/>
          <w:sz w:val="24"/>
          <w:szCs w:val="24"/>
        </w:rPr>
        <w:t>7</w:t>
      </w:r>
      <w:r w:rsidR="5C1D1ABD" w:rsidRPr="00985EDA">
        <w:rPr>
          <w:rFonts w:ascii="Times New Roman" w:eastAsia="Times New Roman" w:hAnsi="Times New Roman" w:cs="Times New Roman"/>
          <w:b/>
          <w:bCs/>
          <w:color w:val="auto"/>
          <w:sz w:val="24"/>
          <w:szCs w:val="24"/>
        </w:rPr>
        <w:t>.1 Tangle</w:t>
      </w:r>
      <w:bookmarkEnd w:id="391"/>
    </w:p>
    <w:p w14:paraId="7BF9238B" w14:textId="7180941B" w:rsidR="24D47E9E" w:rsidRDefault="5C1D1ABD" w:rsidP="6D64E3E1">
      <w:pPr>
        <w:spacing w:line="480" w:lineRule="auto"/>
        <w:jc w:val="both"/>
        <w:rPr>
          <w:ins w:id="392" w:author="Sri Pravallika Maddipati" w:date="2016-12-01T23:30:00Z"/>
        </w:rPr>
      </w:pPr>
      <w:ins w:id="393" w:author="Sri Pravallika Maddipati" w:date="2016-12-01T23:30:00Z">
        <w:r w:rsidRPr="5C1D1ABD">
          <w:rPr>
            <w:rFonts w:ascii="Times New Roman" w:eastAsia="Times New Roman" w:hAnsi="Times New Roman" w:cs="Times New Roman"/>
            <w:sz w:val="24"/>
            <w:szCs w:val="24"/>
            <w:rPrChange w:id="394" w:author="Sri Pravallika Maddipati" w:date="2016-12-01T23:30:00Z">
              <w:rPr/>
            </w:rPrChange>
          </w:rPr>
          <w:t xml:space="preserve">The </w:t>
        </w:r>
      </w:ins>
      <w:r w:rsidR="005B7B59">
        <w:rPr>
          <w:rFonts w:ascii="Times New Roman" w:eastAsia="Times New Roman" w:hAnsi="Times New Roman" w:cs="Times New Roman"/>
          <w:sz w:val="24"/>
          <w:szCs w:val="24"/>
        </w:rPr>
        <w:t>D</w:t>
      </w:r>
      <w:ins w:id="395" w:author="Sri Pravallika Maddipati" w:date="2016-12-01T23:30:00Z">
        <w:r w:rsidRPr="5C1D1ABD">
          <w:rPr>
            <w:rFonts w:ascii="Times New Roman" w:eastAsia="Times New Roman" w:hAnsi="Times New Roman" w:cs="Times New Roman"/>
            <w:sz w:val="24"/>
            <w:szCs w:val="24"/>
            <w:rPrChange w:id="396" w:author="Sri Pravallika Maddipati" w:date="2016-12-01T23:30:00Z">
              <w:rPr/>
            </w:rPrChange>
          </w:rPr>
          <w:t xml:space="preserve">irected </w:t>
        </w:r>
      </w:ins>
      <w:r w:rsidR="005B7B59">
        <w:rPr>
          <w:rFonts w:ascii="Times New Roman" w:eastAsia="Times New Roman" w:hAnsi="Times New Roman" w:cs="Times New Roman"/>
          <w:sz w:val="24"/>
          <w:szCs w:val="24"/>
        </w:rPr>
        <w:t>A</w:t>
      </w:r>
      <w:ins w:id="397" w:author="Sri Pravallika Maddipati" w:date="2016-12-01T23:30:00Z">
        <w:r w:rsidRPr="5C1D1ABD">
          <w:rPr>
            <w:rFonts w:ascii="Times New Roman" w:eastAsia="Times New Roman" w:hAnsi="Times New Roman" w:cs="Times New Roman"/>
            <w:sz w:val="24"/>
            <w:szCs w:val="24"/>
            <w:rPrChange w:id="398" w:author="Sri Pravallika Maddipati" w:date="2016-12-01T23:30:00Z">
              <w:rPr/>
            </w:rPrChange>
          </w:rPr>
          <w:t>cyc</w:t>
        </w:r>
      </w:ins>
      <w:ins w:id="399" w:author="Sri Pravallika Maddipati" w:date="2016-12-01T23:37:00Z">
        <w:r w:rsidR="7C37B0C5" w:rsidRPr="5C1D1ABD">
          <w:rPr>
            <w:rFonts w:ascii="Times New Roman" w:eastAsia="Times New Roman" w:hAnsi="Times New Roman" w:cs="Times New Roman"/>
            <w:sz w:val="24"/>
            <w:szCs w:val="24"/>
            <w:rPrChange w:id="400" w:author="Sri Pravallika Maddipati" w:date="2016-12-01T23:30:00Z">
              <w:rPr/>
            </w:rPrChange>
          </w:rPr>
          <w:t>1</w:t>
        </w:r>
      </w:ins>
      <w:ins w:id="401" w:author="Sri Pravallika Maddipati" w:date="2016-12-01T23:30:00Z">
        <w:r w:rsidRPr="5C1D1ABD">
          <w:rPr>
            <w:rFonts w:ascii="Times New Roman" w:eastAsia="Times New Roman" w:hAnsi="Times New Roman" w:cs="Times New Roman"/>
            <w:sz w:val="24"/>
            <w:szCs w:val="24"/>
            <w:rPrChange w:id="402" w:author="Sri Pravallika Maddipati" w:date="2016-12-01T23:30:00Z">
              <w:rPr/>
            </w:rPrChange>
          </w:rPr>
          <w:t xml:space="preserve">ic </w:t>
        </w:r>
      </w:ins>
      <w:r w:rsidR="005B7B59">
        <w:rPr>
          <w:rFonts w:ascii="Times New Roman" w:eastAsia="Times New Roman" w:hAnsi="Times New Roman" w:cs="Times New Roman"/>
          <w:sz w:val="24"/>
          <w:szCs w:val="24"/>
        </w:rPr>
        <w:t>G</w:t>
      </w:r>
      <w:ins w:id="403" w:author="Sri Pravallika Maddipati" w:date="2016-12-01T23:30:00Z">
        <w:r w:rsidRPr="5C1D1ABD">
          <w:rPr>
            <w:rFonts w:ascii="Times New Roman" w:eastAsia="Times New Roman" w:hAnsi="Times New Roman" w:cs="Times New Roman"/>
            <w:sz w:val="24"/>
            <w:szCs w:val="24"/>
            <w:rPrChange w:id="404" w:author="Sri Pravallika Maddipati" w:date="2016-12-01T23:30:00Z">
              <w:rPr/>
            </w:rPrChange>
          </w:rPr>
          <w:t>raph (DAG) which is referred to as a “Tangle” stores all the transactions serving as the distributed ledger. T</w:t>
        </w:r>
      </w:ins>
      <w:r w:rsidR="001C5B90">
        <w:rPr>
          <w:rFonts w:ascii="Times New Roman" w:eastAsia="Times New Roman" w:hAnsi="Times New Roman" w:cs="Times New Roman"/>
          <w:sz w:val="24"/>
          <w:szCs w:val="24"/>
        </w:rPr>
        <w:t>angle comes with</w:t>
      </w:r>
      <w:ins w:id="405" w:author="Sri Pravallika Maddipati" w:date="2016-12-01T23:30:00Z">
        <w:r w:rsidRPr="5C1D1ABD">
          <w:rPr>
            <w:rFonts w:ascii="Times New Roman" w:eastAsia="Times New Roman" w:hAnsi="Times New Roman" w:cs="Times New Roman"/>
            <w:sz w:val="24"/>
            <w:szCs w:val="24"/>
            <w:rPrChange w:id="406" w:author="Sri Pravallika Maddipati" w:date="2016-12-01T23:30:00Z">
              <w:rPr/>
            </w:rPrChange>
          </w:rPr>
          <w:t xml:space="preserve"> remarkable features </w:t>
        </w:r>
      </w:ins>
      <w:r w:rsidR="001C5B90">
        <w:rPr>
          <w:rFonts w:ascii="Times New Roman" w:eastAsia="Times New Roman" w:hAnsi="Times New Roman" w:cs="Times New Roman"/>
          <w:sz w:val="24"/>
          <w:szCs w:val="24"/>
        </w:rPr>
        <w:t xml:space="preserve">and is highly </w:t>
      </w:r>
      <w:ins w:id="407" w:author="Sri Pravallika Maddipati" w:date="2016-12-01T23:30:00Z">
        <w:r w:rsidRPr="5C1D1ABD">
          <w:rPr>
            <w:rFonts w:ascii="Times New Roman" w:eastAsia="Times New Roman" w:hAnsi="Times New Roman" w:cs="Times New Roman"/>
            <w:sz w:val="24"/>
            <w:szCs w:val="24"/>
            <w:rPrChange w:id="408" w:author="Sri Pravallika Maddipati" w:date="2016-12-01T23:30:00Z">
              <w:rPr/>
            </w:rPrChange>
          </w:rPr>
          <w:t>scalab</w:t>
        </w:r>
      </w:ins>
      <w:r w:rsidR="001C5B90">
        <w:rPr>
          <w:rFonts w:ascii="Times New Roman" w:eastAsia="Times New Roman" w:hAnsi="Times New Roman" w:cs="Times New Roman"/>
          <w:sz w:val="24"/>
          <w:szCs w:val="24"/>
        </w:rPr>
        <w:t>le</w:t>
      </w:r>
      <w:ins w:id="409" w:author="Sri Pravallika Maddipati" w:date="2016-12-01T23:30:00Z">
        <w:r w:rsidRPr="5C1D1ABD">
          <w:rPr>
            <w:rFonts w:ascii="Times New Roman" w:eastAsia="Times New Roman" w:hAnsi="Times New Roman" w:cs="Times New Roman"/>
            <w:sz w:val="24"/>
            <w:szCs w:val="24"/>
            <w:rPrChange w:id="410" w:author="Sri Pravallika Maddipati" w:date="2016-12-01T23:30:00Z">
              <w:rPr/>
            </w:rPrChange>
          </w:rPr>
          <w:t xml:space="preserve">, light- weight, tamper-proof, </w:t>
        </w:r>
      </w:ins>
      <w:r w:rsidR="001C5B90">
        <w:rPr>
          <w:rFonts w:ascii="Times New Roman" w:eastAsia="Times New Roman" w:hAnsi="Times New Roman" w:cs="Times New Roman"/>
          <w:sz w:val="24"/>
          <w:szCs w:val="24"/>
        </w:rPr>
        <w:t xml:space="preserve">and offers </w:t>
      </w:r>
      <w:ins w:id="411" w:author="Sri Pravallika Maddipati" w:date="2016-12-01T23:30:00Z">
        <w:r w:rsidRPr="5C1D1ABD">
          <w:rPr>
            <w:rFonts w:ascii="Times New Roman" w:eastAsia="Times New Roman" w:hAnsi="Times New Roman" w:cs="Times New Roman"/>
            <w:sz w:val="24"/>
            <w:szCs w:val="24"/>
            <w:rPrChange w:id="412" w:author="Sri Pravallika Maddipati" w:date="2016-12-01T23:30:00Z">
              <w:rPr/>
            </w:rPrChange>
          </w:rPr>
          <w:t>hig</w:t>
        </w:r>
      </w:ins>
      <w:r w:rsidR="001C5B90">
        <w:rPr>
          <w:rFonts w:ascii="Times New Roman" w:eastAsia="Times New Roman" w:hAnsi="Times New Roman" w:cs="Times New Roman"/>
          <w:sz w:val="24"/>
          <w:szCs w:val="24"/>
        </w:rPr>
        <w:t>h</w:t>
      </w:r>
      <w:ins w:id="413" w:author="Sri Pravallika Maddipati" w:date="2016-12-01T23:30:00Z">
        <w:r w:rsidRPr="5C1D1ABD">
          <w:rPr>
            <w:rFonts w:ascii="Times New Roman" w:eastAsia="Times New Roman" w:hAnsi="Times New Roman" w:cs="Times New Roman"/>
            <w:sz w:val="24"/>
            <w:szCs w:val="24"/>
            <w:rPrChange w:id="414" w:author="Sri Pravallika Maddipati" w:date="2016-12-01T23:30:00Z">
              <w:rPr/>
            </w:rPrChange>
          </w:rPr>
          <w:t xml:space="preserve"> protection equivalent to quantum</w:t>
        </w:r>
      </w:ins>
      <w:r w:rsidR="001C5B90">
        <w:rPr>
          <w:rFonts w:ascii="Times New Roman" w:eastAsia="Times New Roman" w:hAnsi="Times New Roman" w:cs="Times New Roman"/>
          <w:sz w:val="24"/>
          <w:szCs w:val="24"/>
        </w:rPr>
        <w:t xml:space="preserve"> </w:t>
      </w:r>
      <w:ins w:id="415" w:author="Sri Pravallika Maddipati" w:date="2016-12-01T23:30:00Z">
        <w:r w:rsidRPr="5C1D1ABD">
          <w:rPr>
            <w:rFonts w:ascii="Times New Roman" w:eastAsia="Times New Roman" w:hAnsi="Times New Roman" w:cs="Times New Roman"/>
            <w:sz w:val="24"/>
            <w:szCs w:val="24"/>
            <w:rPrChange w:id="416" w:author="Sri Pravallika Maddipati" w:date="2016-12-01T23:30:00Z">
              <w:rPr/>
            </w:rPrChange>
          </w:rPr>
          <w:t xml:space="preserve">computing. Given </w:t>
        </w:r>
        <w:r w:rsidRPr="5C1D1ABD">
          <w:rPr>
            <w:rFonts w:ascii="Times New Roman" w:eastAsia="Times New Roman" w:hAnsi="Times New Roman" w:cs="Times New Roman"/>
            <w:sz w:val="24"/>
            <w:szCs w:val="24"/>
            <w:rPrChange w:id="417" w:author="Sri Pravallika Maddipati" w:date="2016-12-01T23:30:00Z">
              <w:rPr/>
            </w:rPrChange>
          </w:rPr>
          <w:lastRenderedPageBreak/>
          <w:t xml:space="preserve">the huge ecosystem of Internet-of-things, a lightweight framework is needed to serve at a larger scale and the </w:t>
        </w:r>
      </w:ins>
      <w:r w:rsidR="001C5B90">
        <w:rPr>
          <w:rFonts w:ascii="Times New Roman" w:eastAsia="Times New Roman" w:hAnsi="Times New Roman" w:cs="Times New Roman"/>
          <w:sz w:val="24"/>
          <w:szCs w:val="24"/>
        </w:rPr>
        <w:t>T</w:t>
      </w:r>
      <w:ins w:id="418" w:author="Sri Pravallika Maddipati" w:date="2016-12-01T23:30:00Z">
        <w:r w:rsidRPr="5C1D1ABD">
          <w:rPr>
            <w:rFonts w:ascii="Times New Roman" w:eastAsia="Times New Roman" w:hAnsi="Times New Roman" w:cs="Times New Roman"/>
            <w:sz w:val="24"/>
            <w:szCs w:val="24"/>
            <w:rPrChange w:id="419" w:author="Sri Pravallika Maddipati" w:date="2016-12-01T23:30:00Z">
              <w:rPr/>
            </w:rPrChange>
          </w:rPr>
          <w:t xml:space="preserve">angle is designed for this purpose. </w:t>
        </w:r>
      </w:ins>
    </w:p>
    <w:p w14:paraId="4E8B4CDD" w14:textId="6CBEC78B" w:rsidR="24D47E9E" w:rsidDel="43A8A12A" w:rsidRDefault="5C1D1ABD" w:rsidP="00357231">
      <w:pPr>
        <w:spacing w:line="480" w:lineRule="auto"/>
        <w:jc w:val="both"/>
        <w:rPr>
          <w:ins w:id="420" w:author="Sri Pravallika Maddipati" w:date="2016-12-01T23:30:00Z"/>
          <w:del w:id="421" w:author="Sri Pravallika Maddipati" w:date="2016-12-01T23:32:00Z"/>
        </w:rPr>
      </w:pPr>
      <w:ins w:id="422" w:author="Sri Pravallika Maddipati" w:date="2016-12-01T23:30:00Z">
        <w:r w:rsidRPr="5C1D1ABD">
          <w:rPr>
            <w:rFonts w:ascii="Times New Roman" w:eastAsia="Times New Roman" w:hAnsi="Times New Roman" w:cs="Times New Roman"/>
            <w:sz w:val="24"/>
            <w:szCs w:val="24"/>
            <w:rPrChange w:id="423" w:author="Sri Pravallika Maddipati" w:date="2016-12-01T23:30:00Z">
              <w:rPr/>
            </w:rPrChange>
          </w:rPr>
          <w:t xml:space="preserve">When a new transaction initiated by a node enters, it approves two previous transactions. The transactions approved are represented in the form of directed edges which are not looped </w:t>
        </w:r>
        <w:proofErr w:type="spellStart"/>
        <w:r w:rsidRPr="5C1D1ABD">
          <w:rPr>
            <w:rFonts w:ascii="Times New Roman" w:eastAsia="Times New Roman" w:hAnsi="Times New Roman" w:cs="Times New Roman"/>
            <w:sz w:val="24"/>
            <w:szCs w:val="24"/>
            <w:rPrChange w:id="424" w:author="Sri Pravallika Maddipati" w:date="2016-12-01T23:30:00Z">
              <w:rPr/>
            </w:rPrChange>
          </w:rPr>
          <w:t>i.e</w:t>
        </w:r>
        <w:proofErr w:type="spellEnd"/>
        <w:r w:rsidRPr="5C1D1ABD">
          <w:rPr>
            <w:rFonts w:ascii="Times New Roman" w:eastAsia="Times New Roman" w:hAnsi="Times New Roman" w:cs="Times New Roman"/>
            <w:sz w:val="24"/>
            <w:szCs w:val="24"/>
            <w:rPrChange w:id="425" w:author="Sri Pravallika Maddipati" w:date="2016-12-01T23:30:00Z">
              <w:rPr/>
            </w:rPrChange>
          </w:rPr>
          <w:t xml:space="preserve"> acyclic. Consider two nodes A and B which do not have a directed edge between them but do have a path where A approves B, B approves C, then A indirectly approves C. A transaction receives more acceptance from the system when it receives </w:t>
        </w:r>
      </w:ins>
      <w:r w:rsidR="001C5B90">
        <w:rPr>
          <w:rFonts w:ascii="Times New Roman" w:eastAsia="Times New Roman" w:hAnsi="Times New Roman" w:cs="Times New Roman"/>
          <w:sz w:val="24"/>
          <w:szCs w:val="24"/>
        </w:rPr>
        <w:t xml:space="preserve">a </w:t>
      </w:r>
      <w:ins w:id="426" w:author="Sri Pravallika Maddipati" w:date="2016-12-01T23:30:00Z">
        <w:r w:rsidRPr="5C1D1ABD">
          <w:rPr>
            <w:rFonts w:ascii="Times New Roman" w:eastAsia="Times New Roman" w:hAnsi="Times New Roman" w:cs="Times New Roman"/>
            <w:sz w:val="24"/>
            <w:szCs w:val="24"/>
            <w:rPrChange w:id="427" w:author="Sri Pravallika Maddipati" w:date="2016-12-01T23:30:00Z">
              <w:rPr/>
            </w:rPrChange>
          </w:rPr>
          <w:t xml:space="preserve">higher number of approvals. A transaction which is not approved is known as a tip. </w:t>
        </w:r>
      </w:ins>
    </w:p>
    <w:p w14:paraId="10C1B504" w14:textId="35943C8E" w:rsidR="43A8A12A" w:rsidRDefault="43A8A12A">
      <w:pPr>
        <w:jc w:val="center"/>
        <w:pPrChange w:id="428" w:author="Sri Pravallika Maddipati" w:date="2016-12-01T23:32:00Z">
          <w:pPr/>
        </w:pPrChange>
      </w:pPr>
      <w:ins w:id="429" w:author="Sri Pravallika Maddipati" w:date="2016-12-01T23:32:00Z">
        <w:r>
          <w:rPr>
            <w:noProof/>
          </w:rPr>
          <w:drawing>
            <wp:inline distT="0" distB="0" distL="0" distR="0" wp14:anchorId="4709901A" wp14:editId="35CD2C42">
              <wp:extent cx="4600575" cy="1790700"/>
              <wp:effectExtent l="0" t="0" r="0" b="0"/>
              <wp:docPr id="9682312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600575" cy="1790700"/>
                      </a:xfrm>
                      <a:prstGeom prst="rect">
                        <a:avLst/>
                      </a:prstGeom>
                    </pic:spPr>
                  </pic:pic>
                </a:graphicData>
              </a:graphic>
            </wp:inline>
          </w:drawing>
        </w:r>
      </w:ins>
    </w:p>
    <w:p w14:paraId="7F6A5359" w14:textId="2E89F197" w:rsidR="24D47E9E" w:rsidRPr="003D2221" w:rsidRDefault="0015760E" w:rsidP="003D2221">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Figure 7</w:t>
      </w:r>
      <w:r w:rsidR="5C1D1ABD" w:rsidRPr="003D2221">
        <w:rPr>
          <w:rFonts w:ascii="Times New Roman" w:eastAsia="Times New Roman" w:hAnsi="Times New Roman" w:cs="Times New Roman"/>
          <w:sz w:val="24"/>
        </w:rPr>
        <w:t>.1 Tangle, Directed Acyclic Graph (DAG)</w:t>
      </w:r>
    </w:p>
    <w:p w14:paraId="3C4DB751" w14:textId="53362582" w:rsidR="24D47E9E" w:rsidRDefault="5C1D1ABD">
      <w:pPr>
        <w:spacing w:line="240" w:lineRule="auto"/>
        <w:jc w:val="center"/>
        <w:rPr>
          <w:rFonts w:ascii="Times New Roman" w:eastAsia="Times New Roman" w:hAnsi="Times New Roman" w:cs="Times New Roman"/>
          <w:rPrChange w:id="430" w:author="Sri Pravallika Maddipati" w:date="2016-12-01T23:33:00Z">
            <w:rPr/>
          </w:rPrChange>
        </w:rPr>
        <w:pPrChange w:id="431" w:author="Sri Pravallika Maddipati" w:date="2016-12-01T23:33:00Z">
          <w:pPr>
            <w:jc w:val="center"/>
          </w:pPr>
        </w:pPrChange>
      </w:pPr>
      <w:ins w:id="432" w:author="Sri Pravallika Maddipati" w:date="2016-12-01T23:30:00Z">
        <w:r w:rsidRPr="34B7DBF4">
          <w:rPr>
            <w:rFonts w:ascii="Times New Roman" w:eastAsia="Times New Roman" w:hAnsi="Times New Roman" w:cs="Times New Roman"/>
            <w:rPrChange w:id="433" w:author="Sri Pravallika Maddipati" w:date="2016-12-01T23:32:00Z">
              <w:rPr/>
            </w:rPrChange>
          </w:rPr>
          <w:t xml:space="preserve">Source: Popov, </w:t>
        </w:r>
        <w:proofErr w:type="spellStart"/>
        <w:r w:rsidRPr="34B7DBF4">
          <w:rPr>
            <w:rFonts w:ascii="Times New Roman" w:eastAsia="Times New Roman" w:hAnsi="Times New Roman" w:cs="Times New Roman"/>
            <w:rPrChange w:id="434" w:author="Sri Pravallika Maddipati" w:date="2016-12-01T23:32:00Z">
              <w:rPr/>
            </w:rPrChange>
          </w:rPr>
          <w:t>Serguei</w:t>
        </w:r>
        <w:proofErr w:type="spellEnd"/>
        <w:r w:rsidRPr="34B7DBF4">
          <w:rPr>
            <w:rFonts w:ascii="Times New Roman" w:eastAsia="Times New Roman" w:hAnsi="Times New Roman" w:cs="Times New Roman"/>
            <w:rPrChange w:id="435" w:author="Sri Pravallika Maddipati" w:date="2016-12-01T23:32:00Z">
              <w:rPr/>
            </w:rPrChange>
          </w:rPr>
          <w:t>. IOTA - Next Generation Blockchain, 3 Apr. 2016, iotatoken.com/IOTA_Whitepaper.pdf. Accessed 31 Nov. 2016.</w:t>
        </w:r>
      </w:ins>
    </w:p>
    <w:p w14:paraId="513479D5" w14:textId="5F4ACDEF" w:rsidR="24D47E9E" w:rsidRDefault="5C1D1ABD" w:rsidP="0DE8B9E5">
      <w:pPr>
        <w:spacing w:line="480" w:lineRule="auto"/>
        <w:jc w:val="both"/>
        <w:rPr>
          <w:rFonts w:ascii="Times New Roman" w:eastAsia="Times New Roman" w:hAnsi="Times New Roman" w:cs="Times New Roman"/>
          <w:sz w:val="24"/>
          <w:szCs w:val="24"/>
        </w:rPr>
      </w:pPr>
      <w:ins w:id="436" w:author="Sri Pravallika Maddipati" w:date="2016-12-01T23:30:00Z">
        <w:r w:rsidRPr="5C1D1ABD">
          <w:rPr>
            <w:rFonts w:ascii="Times New Roman" w:eastAsia="Times New Roman" w:hAnsi="Times New Roman" w:cs="Times New Roman"/>
            <w:sz w:val="24"/>
            <w:szCs w:val="24"/>
            <w:rPrChange w:id="437" w:author="Sri Pravallika Maddipati" w:date="2016-12-01T23:30:00Z">
              <w:rPr/>
            </w:rPrChange>
          </w:rPr>
          <w:t xml:space="preserve"> Consider the above tangle and the transactions A, B, C, D, E, </w:t>
        </w:r>
      </w:ins>
      <w:r w:rsidR="001C5B90" w:rsidRPr="001C5B90">
        <w:rPr>
          <w:rFonts w:ascii="Times New Roman" w:eastAsia="Times New Roman" w:hAnsi="Times New Roman" w:cs="Times New Roman"/>
          <w:sz w:val="24"/>
          <w:szCs w:val="24"/>
        </w:rPr>
        <w:t>and F</w:t>
      </w:r>
      <w:ins w:id="438" w:author="Sri Pravallika Maddipati" w:date="2016-12-01T23:30:00Z">
        <w:r w:rsidRPr="5C1D1ABD">
          <w:rPr>
            <w:rFonts w:ascii="Times New Roman" w:eastAsia="Times New Roman" w:hAnsi="Times New Roman" w:cs="Times New Roman"/>
            <w:sz w:val="24"/>
            <w:szCs w:val="24"/>
            <w:rPrChange w:id="439" w:author="Sri Pravallika Maddipati" w:date="2016-12-01T23:30:00Z">
              <w:rPr/>
            </w:rPrChange>
          </w:rPr>
          <w:t xml:space="preserve"> which are referred to as ‘sites’. The values mentioned in the bottom of the box are the own weights of the transactions which are proportional to the amount of work a node puts into it. The values are expressed in the form of 3</w:t>
        </w:r>
        <w:r w:rsidRPr="5C1D1ABD">
          <w:rPr>
            <w:rFonts w:ascii="Times New Roman" w:eastAsia="Times New Roman" w:hAnsi="Times New Roman" w:cs="Times New Roman"/>
            <w:sz w:val="24"/>
            <w:szCs w:val="24"/>
            <w:vertAlign w:val="superscript"/>
            <w:rPrChange w:id="440" w:author="Sri Pravallika Maddipati" w:date="2016-12-01T23:30:00Z">
              <w:rPr/>
            </w:rPrChange>
          </w:rPr>
          <w:t>n</w:t>
        </w:r>
        <w:r w:rsidRPr="5C1D1ABD">
          <w:rPr>
            <w:rFonts w:ascii="Times New Roman" w:eastAsia="Times New Roman" w:hAnsi="Times New Roman" w:cs="Times New Roman"/>
            <w:sz w:val="24"/>
            <w:szCs w:val="24"/>
            <w:rPrChange w:id="441" w:author="Sri Pravallika Maddipati" w:date="2016-12-01T23:30:00Z">
              <w:rPr/>
            </w:rPrChange>
          </w:rPr>
          <w:t xml:space="preserve"> where n takes the value of a positive integer. Consider the transaction D with its own weight 1. A, B, C are the transactions which approve D. A ‘cumulative weight’ is the sum of the own weights of the approvers (direct and indirect) and the own weight of the transaction. In the case of site D, the own weights of A, B, C, which are 1</w:t>
        </w:r>
      </w:ins>
      <w:r w:rsidR="001C5B90" w:rsidRPr="001C5B90">
        <w:rPr>
          <w:rFonts w:ascii="Times New Roman" w:eastAsia="Times New Roman" w:hAnsi="Times New Roman" w:cs="Times New Roman"/>
          <w:sz w:val="24"/>
          <w:szCs w:val="24"/>
        </w:rPr>
        <w:t>, 3,</w:t>
      </w:r>
      <w:r w:rsidR="001C5B90">
        <w:rPr>
          <w:rFonts w:ascii="Times New Roman" w:eastAsia="Times New Roman" w:hAnsi="Times New Roman" w:cs="Times New Roman"/>
          <w:sz w:val="24"/>
          <w:szCs w:val="24"/>
        </w:rPr>
        <w:t xml:space="preserve"> </w:t>
      </w:r>
      <w:r w:rsidR="001C5B90" w:rsidRPr="001C5B90">
        <w:rPr>
          <w:rFonts w:ascii="Times New Roman" w:eastAsia="Times New Roman" w:hAnsi="Times New Roman" w:cs="Times New Roman"/>
          <w:sz w:val="24"/>
          <w:szCs w:val="24"/>
        </w:rPr>
        <w:t>1</w:t>
      </w:r>
      <w:ins w:id="442" w:author="Sri Pravallika Maddipati" w:date="2016-12-01T23:30:00Z">
        <w:r w:rsidRPr="5C1D1ABD">
          <w:rPr>
            <w:rFonts w:ascii="Times New Roman" w:eastAsia="Times New Roman" w:hAnsi="Times New Roman" w:cs="Times New Roman"/>
            <w:sz w:val="24"/>
            <w:szCs w:val="24"/>
            <w:rPrChange w:id="443" w:author="Sri Pravallika Maddipati" w:date="2016-12-01T23:30:00Z">
              <w:rPr/>
            </w:rPrChange>
          </w:rPr>
          <w:t xml:space="preserve"> are added to the weight of D which is 1</w:t>
        </w:r>
      </w:ins>
      <w:r w:rsidR="001C5B90">
        <w:rPr>
          <w:rFonts w:ascii="Times New Roman" w:eastAsia="Times New Roman" w:hAnsi="Times New Roman" w:cs="Times New Roman"/>
          <w:sz w:val="24"/>
          <w:szCs w:val="24"/>
        </w:rPr>
        <w:t>,</w:t>
      </w:r>
      <w:ins w:id="444" w:author="Sri Pravallika Maddipati" w:date="2016-12-01T23:30:00Z">
        <w:r w:rsidRPr="5C1D1ABD">
          <w:rPr>
            <w:rFonts w:ascii="Times New Roman" w:eastAsia="Times New Roman" w:hAnsi="Times New Roman" w:cs="Times New Roman"/>
            <w:sz w:val="24"/>
            <w:szCs w:val="24"/>
            <w:rPrChange w:id="445" w:author="Sri Pravallika Maddipati" w:date="2016-12-01T23:30:00Z">
              <w:rPr/>
            </w:rPrChange>
          </w:rPr>
          <w:t xml:space="preserve"> thus making </w:t>
        </w:r>
        <w:r w:rsidRPr="5C1D1ABD">
          <w:rPr>
            <w:rFonts w:ascii="Times New Roman" w:eastAsia="Times New Roman" w:hAnsi="Times New Roman" w:cs="Times New Roman"/>
            <w:sz w:val="24"/>
            <w:szCs w:val="24"/>
            <w:rPrChange w:id="446" w:author="Sri Pravallika Maddipati" w:date="2016-12-01T23:30:00Z">
              <w:rPr/>
            </w:rPrChange>
          </w:rPr>
          <w:lastRenderedPageBreak/>
          <w:t>the cumulative weight 1+3+1+1=6. Thus the value 6 mentioned in transaction D (in the figure) is the cumulative weight. In the above graph, A and C are the tips since their transactions are not approved. [</w:t>
        </w:r>
      </w:ins>
      <w:ins w:id="447" w:author="Sri Pravallika Maddipati" w:date="2016-12-01T23:33:00Z">
        <w:r w:rsidR="2B760966" w:rsidRPr="5C1D1ABD">
          <w:rPr>
            <w:rFonts w:ascii="Times New Roman" w:eastAsia="Times New Roman" w:hAnsi="Times New Roman" w:cs="Times New Roman"/>
            <w:sz w:val="24"/>
            <w:szCs w:val="24"/>
            <w:rPrChange w:id="448" w:author="Sri Pravallika Maddipati" w:date="2016-12-01T23:30:00Z">
              <w:rPr/>
            </w:rPrChange>
          </w:rPr>
          <w:t>6</w:t>
        </w:r>
      </w:ins>
      <w:ins w:id="449" w:author="Sri Pravallika Maddipati" w:date="2016-12-01T23:37:00Z">
        <w:r w:rsidR="6D64E3E1" w:rsidRPr="5C1D1ABD">
          <w:rPr>
            <w:rFonts w:ascii="Times New Roman" w:eastAsia="Times New Roman" w:hAnsi="Times New Roman" w:cs="Times New Roman"/>
            <w:sz w:val="24"/>
            <w:szCs w:val="24"/>
            <w:rPrChange w:id="450" w:author="Sri Pravallika Maddipati" w:date="2016-12-01T23:30:00Z">
              <w:rPr/>
            </w:rPrChange>
          </w:rPr>
          <w:t>2</w:t>
        </w:r>
      </w:ins>
      <w:ins w:id="451" w:author="Sri Pravallika Maddipati" w:date="2016-12-01T23:30:00Z">
        <w:r w:rsidRPr="5C1D1ABD">
          <w:rPr>
            <w:rFonts w:ascii="Times New Roman" w:eastAsia="Times New Roman" w:hAnsi="Times New Roman" w:cs="Times New Roman"/>
            <w:sz w:val="24"/>
            <w:szCs w:val="24"/>
            <w:rPrChange w:id="452" w:author="Sri Pravallika Maddipati" w:date="2016-12-01T23:30:00Z">
              <w:rPr/>
            </w:rPrChange>
          </w:rPr>
          <w:t>]</w:t>
        </w:r>
      </w:ins>
    </w:p>
    <w:p w14:paraId="33B0F34C" w14:textId="77777777" w:rsidR="00BD7A0B" w:rsidRDefault="00BD7A0B" w:rsidP="0DE8B9E5">
      <w:pPr>
        <w:spacing w:line="480" w:lineRule="auto"/>
        <w:jc w:val="both"/>
        <w:rPr>
          <w:rFonts w:ascii="Times New Roman" w:eastAsia="Times New Roman" w:hAnsi="Times New Roman" w:cs="Times New Roman"/>
          <w:sz w:val="24"/>
          <w:szCs w:val="24"/>
        </w:rPr>
      </w:pPr>
    </w:p>
    <w:p w14:paraId="139D6E1F" w14:textId="77777777" w:rsidR="00BD7A0B" w:rsidRDefault="00BD7A0B" w:rsidP="0DE8B9E5">
      <w:pPr>
        <w:spacing w:line="480" w:lineRule="auto"/>
        <w:jc w:val="both"/>
        <w:rPr>
          <w:rFonts w:ascii="Times New Roman" w:eastAsia="Times New Roman" w:hAnsi="Times New Roman" w:cs="Times New Roman"/>
          <w:sz w:val="24"/>
          <w:szCs w:val="24"/>
        </w:rPr>
      </w:pPr>
    </w:p>
    <w:p w14:paraId="205A67B8" w14:textId="77777777" w:rsidR="00BD7A0B" w:rsidRDefault="00BD7A0B" w:rsidP="0DE8B9E5">
      <w:pPr>
        <w:spacing w:line="480" w:lineRule="auto"/>
        <w:jc w:val="both"/>
        <w:rPr>
          <w:rFonts w:ascii="Times New Roman" w:eastAsia="Times New Roman" w:hAnsi="Times New Roman" w:cs="Times New Roman"/>
          <w:sz w:val="24"/>
          <w:szCs w:val="24"/>
        </w:rPr>
      </w:pPr>
    </w:p>
    <w:p w14:paraId="4749CC5E" w14:textId="77777777" w:rsidR="00BD7A0B" w:rsidRDefault="00BD7A0B" w:rsidP="0DE8B9E5">
      <w:pPr>
        <w:spacing w:line="480" w:lineRule="auto"/>
        <w:jc w:val="both"/>
        <w:rPr>
          <w:rFonts w:ascii="Times New Roman" w:eastAsia="Times New Roman" w:hAnsi="Times New Roman" w:cs="Times New Roman"/>
          <w:sz w:val="24"/>
          <w:szCs w:val="24"/>
        </w:rPr>
      </w:pPr>
    </w:p>
    <w:p w14:paraId="753219C5" w14:textId="77777777" w:rsidR="00BD7A0B" w:rsidRDefault="00BD7A0B" w:rsidP="0DE8B9E5">
      <w:pPr>
        <w:spacing w:line="480" w:lineRule="auto"/>
        <w:jc w:val="both"/>
        <w:rPr>
          <w:rFonts w:ascii="Times New Roman" w:eastAsia="Times New Roman" w:hAnsi="Times New Roman" w:cs="Times New Roman"/>
          <w:sz w:val="24"/>
          <w:szCs w:val="24"/>
        </w:rPr>
      </w:pPr>
    </w:p>
    <w:p w14:paraId="1E13A2CA" w14:textId="77777777" w:rsidR="00BD7A0B" w:rsidRDefault="00BD7A0B" w:rsidP="0DE8B9E5">
      <w:pPr>
        <w:spacing w:line="480" w:lineRule="auto"/>
        <w:jc w:val="both"/>
        <w:rPr>
          <w:rFonts w:ascii="Times New Roman" w:eastAsia="Times New Roman" w:hAnsi="Times New Roman" w:cs="Times New Roman"/>
          <w:sz w:val="24"/>
          <w:szCs w:val="24"/>
        </w:rPr>
      </w:pPr>
    </w:p>
    <w:p w14:paraId="7258DB8C" w14:textId="77777777" w:rsidR="00BD7A0B" w:rsidRDefault="00BD7A0B" w:rsidP="0DE8B9E5">
      <w:pPr>
        <w:spacing w:line="480" w:lineRule="auto"/>
        <w:jc w:val="both"/>
        <w:rPr>
          <w:rFonts w:ascii="Times New Roman" w:eastAsia="Times New Roman" w:hAnsi="Times New Roman" w:cs="Times New Roman"/>
          <w:sz w:val="24"/>
          <w:szCs w:val="24"/>
        </w:rPr>
      </w:pPr>
    </w:p>
    <w:p w14:paraId="55EB8497" w14:textId="77777777" w:rsidR="00BD7A0B" w:rsidRDefault="00BD7A0B" w:rsidP="0DE8B9E5">
      <w:pPr>
        <w:spacing w:line="480" w:lineRule="auto"/>
        <w:jc w:val="both"/>
        <w:rPr>
          <w:rFonts w:ascii="Times New Roman" w:eastAsia="Times New Roman" w:hAnsi="Times New Roman" w:cs="Times New Roman"/>
          <w:sz w:val="24"/>
          <w:szCs w:val="24"/>
        </w:rPr>
      </w:pPr>
    </w:p>
    <w:p w14:paraId="48AE6D11" w14:textId="77777777" w:rsidR="00BD7A0B" w:rsidRDefault="00BD7A0B" w:rsidP="0DE8B9E5">
      <w:pPr>
        <w:spacing w:line="480" w:lineRule="auto"/>
        <w:jc w:val="both"/>
        <w:rPr>
          <w:rFonts w:ascii="Times New Roman" w:eastAsia="Times New Roman" w:hAnsi="Times New Roman" w:cs="Times New Roman"/>
          <w:sz w:val="24"/>
          <w:szCs w:val="24"/>
        </w:rPr>
      </w:pPr>
    </w:p>
    <w:p w14:paraId="1AF6E66A" w14:textId="77777777" w:rsidR="00BD7A0B" w:rsidRDefault="00BD7A0B" w:rsidP="0DE8B9E5">
      <w:pPr>
        <w:spacing w:line="480" w:lineRule="auto"/>
        <w:jc w:val="both"/>
        <w:rPr>
          <w:rFonts w:ascii="Times New Roman" w:eastAsia="Times New Roman" w:hAnsi="Times New Roman" w:cs="Times New Roman"/>
          <w:sz w:val="24"/>
          <w:szCs w:val="24"/>
        </w:rPr>
      </w:pPr>
    </w:p>
    <w:p w14:paraId="1CD09DB1" w14:textId="77777777" w:rsidR="00BD7A0B" w:rsidRDefault="00BD7A0B" w:rsidP="0DE8B9E5">
      <w:pPr>
        <w:spacing w:line="480" w:lineRule="auto"/>
        <w:jc w:val="both"/>
        <w:rPr>
          <w:rFonts w:ascii="Times New Roman" w:eastAsia="Times New Roman" w:hAnsi="Times New Roman" w:cs="Times New Roman"/>
          <w:sz w:val="24"/>
          <w:szCs w:val="24"/>
        </w:rPr>
      </w:pPr>
    </w:p>
    <w:p w14:paraId="43969D50" w14:textId="77777777" w:rsidR="00BD7A0B" w:rsidRDefault="00BD7A0B" w:rsidP="0DE8B9E5">
      <w:pPr>
        <w:spacing w:line="480" w:lineRule="auto"/>
        <w:jc w:val="both"/>
        <w:rPr>
          <w:rFonts w:ascii="Times New Roman" w:eastAsia="Times New Roman" w:hAnsi="Times New Roman" w:cs="Times New Roman"/>
          <w:sz w:val="24"/>
          <w:szCs w:val="24"/>
        </w:rPr>
      </w:pPr>
    </w:p>
    <w:p w14:paraId="0D79E2B7" w14:textId="77777777" w:rsidR="00BD7A0B" w:rsidRDefault="00BD7A0B" w:rsidP="0DE8B9E5">
      <w:pPr>
        <w:spacing w:line="480" w:lineRule="auto"/>
        <w:jc w:val="both"/>
        <w:rPr>
          <w:rFonts w:ascii="Times New Roman" w:eastAsia="Times New Roman" w:hAnsi="Times New Roman" w:cs="Times New Roman"/>
          <w:sz w:val="24"/>
          <w:szCs w:val="24"/>
        </w:rPr>
      </w:pPr>
    </w:p>
    <w:p w14:paraId="2B295585" w14:textId="77777777" w:rsidR="00BD7A0B" w:rsidRDefault="00BD7A0B" w:rsidP="0DE8B9E5">
      <w:pPr>
        <w:spacing w:line="480" w:lineRule="auto"/>
        <w:jc w:val="both"/>
        <w:rPr>
          <w:rFonts w:ascii="Times New Roman" w:eastAsia="Times New Roman" w:hAnsi="Times New Roman" w:cs="Times New Roman"/>
          <w:sz w:val="24"/>
          <w:szCs w:val="24"/>
        </w:rPr>
      </w:pPr>
    </w:p>
    <w:p w14:paraId="2DCCEA99" w14:textId="77777777" w:rsidR="00BD7A0B" w:rsidRDefault="00BD7A0B" w:rsidP="0DE8B9E5">
      <w:pPr>
        <w:spacing w:line="480" w:lineRule="auto"/>
        <w:jc w:val="both"/>
      </w:pPr>
    </w:p>
    <w:p w14:paraId="016E8A6E" w14:textId="77777777" w:rsidR="00985EDA" w:rsidRDefault="00985EDA" w:rsidP="0DE8B9E5">
      <w:pPr>
        <w:spacing w:line="480" w:lineRule="auto"/>
        <w:jc w:val="both"/>
      </w:pPr>
    </w:p>
    <w:p w14:paraId="327AAFD3" w14:textId="00658440" w:rsidR="00BD7A0B" w:rsidRDefault="00692D4F" w:rsidP="00985EDA">
      <w:pPr>
        <w:pStyle w:val="Heading1"/>
        <w:spacing w:line="360" w:lineRule="auto"/>
        <w:jc w:val="center"/>
        <w:rPr>
          <w:ins w:id="453" w:author="Varun Mamillapalli" w:date="2016-12-02T03:43:00Z"/>
          <w:rFonts w:ascii="Times New Roman" w:hAnsi="Times New Roman" w:cs="Times New Roman"/>
          <w:b/>
          <w:sz w:val="28"/>
        </w:rPr>
      </w:pPr>
      <w:bookmarkStart w:id="454" w:name="_Toc468477639"/>
      <w:r w:rsidRPr="00985EDA">
        <w:rPr>
          <w:rFonts w:ascii="Times New Roman" w:eastAsia="Times New Roman" w:hAnsi="Times New Roman" w:cs="Times New Roman"/>
          <w:b/>
          <w:color w:val="auto"/>
          <w:sz w:val="28"/>
          <w:szCs w:val="24"/>
        </w:rPr>
        <w:lastRenderedPageBreak/>
        <w:t xml:space="preserve">8. </w:t>
      </w:r>
      <w:r w:rsidR="00BD7A0B" w:rsidRPr="00985EDA">
        <w:rPr>
          <w:rFonts w:ascii="Times New Roman" w:hAnsi="Times New Roman" w:cs="Times New Roman"/>
          <w:b/>
          <w:color w:val="auto"/>
          <w:sz w:val="28"/>
        </w:rPr>
        <w:t>Comparison &amp; Analysis</w:t>
      </w:r>
      <w:bookmarkEnd w:id="454"/>
    </w:p>
    <w:tbl>
      <w:tblPr>
        <w:tblStyle w:val="GridTable5Dark-Accent1"/>
        <w:tblW w:w="0" w:type="auto"/>
        <w:tblLook w:val="04A0" w:firstRow="1" w:lastRow="0" w:firstColumn="1" w:lastColumn="0" w:noHBand="0" w:noVBand="1"/>
      </w:tblPr>
      <w:tblGrid>
        <w:gridCol w:w="2337"/>
        <w:gridCol w:w="2337"/>
        <w:gridCol w:w="2526"/>
        <w:gridCol w:w="2150"/>
      </w:tblGrid>
      <w:tr w:rsidR="00BD7A0B" w14:paraId="585C6A0A" w14:textId="77777777" w:rsidTr="002119E3">
        <w:trPr>
          <w:cnfStyle w:val="100000000000" w:firstRow="1" w:lastRow="0" w:firstColumn="0" w:lastColumn="0" w:oddVBand="0" w:evenVBand="0" w:oddHBand="0" w:evenHBand="0" w:firstRowFirstColumn="0" w:firstRowLastColumn="0" w:lastRowFirstColumn="0" w:lastRowLastColumn="0"/>
          <w:trHeight w:val="800"/>
          <w:ins w:id="455"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Borders>
              <w:top w:val="nil"/>
              <w:left w:val="nil"/>
              <w:bottom w:val="nil"/>
            </w:tcBorders>
          </w:tcPr>
          <w:p w14:paraId="27B7FE4E" w14:textId="77777777" w:rsidR="00BD7A0B" w:rsidRPr="00760FA2" w:rsidRDefault="00BD7A0B" w:rsidP="002119E3">
            <w:pPr>
              <w:jc w:val="right"/>
              <w:rPr>
                <w:ins w:id="456" w:author="Varun Mamillapalli" w:date="2016-12-02T03:43:00Z"/>
                <w:rFonts w:ascii="Times New Roman" w:hAnsi="Times New Roman" w:cs="Times New Roman"/>
                <w:sz w:val="24"/>
              </w:rPr>
            </w:pPr>
            <w:ins w:id="457" w:author="Varun Mamillapalli" w:date="2016-12-02T03:43:00Z">
              <w:r w:rsidRPr="00760FA2">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C60CE05" wp14:editId="68CC7B0B">
                        <wp:simplePos x="0" y="0"/>
                        <wp:positionH relativeFrom="column">
                          <wp:posOffset>-60960</wp:posOffset>
                        </wp:positionH>
                        <wp:positionV relativeFrom="paragraph">
                          <wp:posOffset>7620</wp:posOffset>
                        </wp:positionV>
                        <wp:extent cx="1463040" cy="502920"/>
                        <wp:effectExtent l="0" t="0" r="22860" b="30480"/>
                        <wp:wrapNone/>
                        <wp:docPr id="40" name="Straight Connector 40"/>
                        <wp:cNvGraphicFramePr/>
                        <a:graphic xmlns:a="http://schemas.openxmlformats.org/drawingml/2006/main">
                          <a:graphicData uri="http://schemas.microsoft.com/office/word/2010/wordprocessingShape">
                            <wps:wsp>
                              <wps:cNvCnPr/>
                              <wps:spPr>
                                <a:xfrm>
                                  <a:off x="0" y="0"/>
                                  <a:ext cx="1463040" cy="502920"/>
                                </a:xfrm>
                                <a:prstGeom prst="line">
                                  <a:avLst/>
                                </a:prstGeom>
                                <a:ln w="12700">
                                  <a:solidFill>
                                    <a:schemeClr val="bg1"/>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C7386" id="Straight Connector 4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6pt" to="110.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" strokecolor="white [3212]" strokeweight="1pt">
                        <v:stroke joinstyle="miter"/>
                      </v:line>
                    </w:pict>
                  </mc:Fallback>
                </mc:AlternateContent>
              </w:r>
              <w:r w:rsidRPr="00760FA2">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07993E0D" wp14:editId="1CEE1F2A">
                        <wp:simplePos x="0" y="0"/>
                        <wp:positionH relativeFrom="column">
                          <wp:posOffset>1409700</wp:posOffset>
                        </wp:positionH>
                        <wp:positionV relativeFrom="paragraph">
                          <wp:posOffset>0</wp:posOffset>
                        </wp:positionV>
                        <wp:extent cx="0" cy="518160"/>
                        <wp:effectExtent l="0" t="0" r="19050" b="15240"/>
                        <wp:wrapNone/>
                        <wp:docPr id="41" name="Straight Connector 41"/>
                        <wp:cNvGraphicFramePr/>
                        <a:graphic xmlns:a="http://schemas.openxmlformats.org/drawingml/2006/main">
                          <a:graphicData uri="http://schemas.microsoft.com/office/word/2010/wordprocessingShape">
                            <wps:wsp>
                              <wps:cNvCnPr/>
                              <wps:spPr>
                                <a:xfrm flipH="1" flipV="1">
                                  <a:off x="0" y="0"/>
                                  <a:ext cx="0" cy="5181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34207" id="Straight Connector 4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0" to="111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" strokecolor="white [3212]" strokeweight=".5pt">
                        <v:stroke joinstyle="miter"/>
                      </v:line>
                    </w:pict>
                  </mc:Fallback>
                </mc:AlternateContent>
              </w:r>
              <w:r w:rsidRPr="00760FA2">
                <w:rPr>
                  <w:rFonts w:ascii="Times New Roman" w:hAnsi="Times New Roman" w:cs="Times New Roman"/>
                  <w:sz w:val="24"/>
                </w:rPr>
                <w:t xml:space="preserve">  Applications</w:t>
              </w:r>
            </w:ins>
          </w:p>
          <w:p w14:paraId="58A3C935" w14:textId="77777777" w:rsidR="00BD7A0B" w:rsidRPr="00760FA2" w:rsidRDefault="00BD7A0B" w:rsidP="002119E3">
            <w:pPr>
              <w:rPr>
                <w:ins w:id="458" w:author="Varun Mamillapalli" w:date="2016-12-02T03:43:00Z"/>
                <w:rFonts w:ascii="Times New Roman" w:hAnsi="Times New Roman" w:cs="Times New Roman"/>
              </w:rPr>
            </w:pPr>
          </w:p>
          <w:p w14:paraId="1E6ACC0D" w14:textId="77777777" w:rsidR="00BD7A0B" w:rsidRDefault="00BD7A0B" w:rsidP="002119E3">
            <w:pPr>
              <w:rPr>
                <w:ins w:id="459" w:author="Varun Mamillapalli" w:date="2016-12-02T03:43:00Z"/>
                <w:rFonts w:ascii="Times New Roman" w:hAnsi="Times New Roman" w:cs="Times New Roman"/>
                <w:sz w:val="24"/>
              </w:rPr>
            </w:pPr>
            <w:ins w:id="460" w:author="Varun Mamillapalli" w:date="2016-12-02T03:43:00Z">
              <w:r w:rsidRPr="00760FA2">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762E48B3" wp14:editId="68A7EEF0">
                        <wp:simplePos x="0" y="0"/>
                        <wp:positionH relativeFrom="column">
                          <wp:posOffset>-68580</wp:posOffset>
                        </wp:positionH>
                        <wp:positionV relativeFrom="paragraph">
                          <wp:posOffset>159385</wp:posOffset>
                        </wp:positionV>
                        <wp:extent cx="1470660" cy="22860"/>
                        <wp:effectExtent l="0" t="0" r="15240" b="34290"/>
                        <wp:wrapNone/>
                        <wp:docPr id="42" name="Straight Connector 42"/>
                        <wp:cNvGraphicFramePr/>
                        <a:graphic xmlns:a="http://schemas.openxmlformats.org/drawingml/2006/main">
                          <a:graphicData uri="http://schemas.microsoft.com/office/word/2010/wordprocessingShape">
                            <wps:wsp>
                              <wps:cNvCnPr/>
                              <wps:spPr>
                                <a:xfrm flipH="1" flipV="1">
                                  <a:off x="0" y="0"/>
                                  <a:ext cx="1470660" cy="228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92A06" id="Straight Connector 42"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2.55pt" to="110.4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" strokecolor="white [3212]" strokeweight=".5pt">
                        <v:stroke joinstyle="miter"/>
                      </v:line>
                    </w:pict>
                  </mc:Fallback>
                </mc:AlternateContent>
              </w:r>
              <w:r w:rsidRPr="00760FA2">
                <w:rPr>
                  <w:rFonts w:ascii="Times New Roman" w:hAnsi="Times New Roman" w:cs="Times New Roman"/>
                  <w:sz w:val="24"/>
                </w:rPr>
                <w:t>Parameters</w:t>
              </w:r>
            </w:ins>
          </w:p>
        </w:tc>
        <w:tc>
          <w:tcPr>
            <w:tcW w:w="2337" w:type="dxa"/>
            <w:tcBorders>
              <w:top w:val="nil"/>
              <w:bottom w:val="nil"/>
            </w:tcBorders>
          </w:tcPr>
          <w:p w14:paraId="0222C161" w14:textId="77777777" w:rsidR="00BD7A0B" w:rsidRPr="00760FA2" w:rsidRDefault="00BD7A0B" w:rsidP="002119E3">
            <w:pPr>
              <w:jc w:val="center"/>
              <w:cnfStyle w:val="100000000000" w:firstRow="1" w:lastRow="0" w:firstColumn="0" w:lastColumn="0" w:oddVBand="0" w:evenVBand="0" w:oddHBand="0" w:evenHBand="0" w:firstRowFirstColumn="0" w:firstRowLastColumn="0" w:lastRowFirstColumn="0" w:lastRowLastColumn="0"/>
              <w:rPr>
                <w:ins w:id="461" w:author="Varun Mamillapalli" w:date="2016-12-02T03:43:00Z"/>
                <w:rFonts w:ascii="Times New Roman" w:hAnsi="Times New Roman" w:cs="Times New Roman"/>
                <w:sz w:val="28"/>
              </w:rPr>
            </w:pPr>
            <w:ins w:id="462" w:author="Varun Mamillapalli" w:date="2016-12-02T03:43:00Z">
              <w:r w:rsidRPr="00760FA2">
                <w:rPr>
                  <w:rFonts w:ascii="Times New Roman" w:hAnsi="Times New Roman" w:cs="Times New Roman"/>
                  <w:noProof/>
                  <w:sz w:val="28"/>
                </w:rPr>
                <mc:AlternateContent>
                  <mc:Choice Requires="wps">
                    <w:drawing>
                      <wp:anchor distT="0" distB="0" distL="114300" distR="114300" simplePos="0" relativeHeight="251662336" behindDoc="0" locked="0" layoutInCell="1" allowOverlap="1" wp14:anchorId="0D866D65" wp14:editId="791F66FF">
                        <wp:simplePos x="0" y="0"/>
                        <wp:positionH relativeFrom="column">
                          <wp:posOffset>1411605</wp:posOffset>
                        </wp:positionH>
                        <wp:positionV relativeFrom="paragraph">
                          <wp:posOffset>0</wp:posOffset>
                        </wp:positionV>
                        <wp:extent cx="0" cy="518160"/>
                        <wp:effectExtent l="0" t="0" r="19050" b="15240"/>
                        <wp:wrapNone/>
                        <wp:docPr id="43" name="Straight Connector 43"/>
                        <wp:cNvGraphicFramePr/>
                        <a:graphic xmlns:a="http://schemas.openxmlformats.org/drawingml/2006/main">
                          <a:graphicData uri="http://schemas.microsoft.com/office/word/2010/wordprocessingShape">
                            <wps:wsp>
                              <wps:cNvCnPr/>
                              <wps:spPr>
                                <a:xfrm flipV="1">
                                  <a:off x="0" y="0"/>
                                  <a:ext cx="0" cy="5181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5B735" id="Straight Connector 4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5pt,0" to="111.1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" strokecolor="white [3212]" strokeweight=".5pt">
                        <v:stroke joinstyle="miter"/>
                      </v:line>
                    </w:pict>
                  </mc:Fallback>
                </mc:AlternateContent>
              </w:r>
            </w:ins>
          </w:p>
          <w:p w14:paraId="0A6151A0" w14:textId="77777777" w:rsidR="00BD7A0B" w:rsidRPr="00760FA2" w:rsidRDefault="00BD7A0B" w:rsidP="002119E3">
            <w:pPr>
              <w:jc w:val="center"/>
              <w:cnfStyle w:val="100000000000" w:firstRow="1" w:lastRow="0" w:firstColumn="0" w:lastColumn="0" w:oddVBand="0" w:evenVBand="0" w:oddHBand="0" w:evenHBand="0" w:firstRowFirstColumn="0" w:firstRowLastColumn="0" w:lastRowFirstColumn="0" w:lastRowLastColumn="0"/>
              <w:rPr>
                <w:ins w:id="463" w:author="Varun Mamillapalli" w:date="2016-12-02T03:43:00Z"/>
                <w:rFonts w:ascii="Times New Roman" w:hAnsi="Times New Roman" w:cs="Times New Roman"/>
                <w:sz w:val="28"/>
              </w:rPr>
            </w:pPr>
            <w:ins w:id="464" w:author="Varun Mamillapalli" w:date="2016-12-02T03:43:00Z">
              <w:r w:rsidRPr="00760FA2">
                <w:rPr>
                  <w:rFonts w:ascii="Times New Roman" w:hAnsi="Times New Roman" w:cs="Times New Roman"/>
                  <w:sz w:val="28"/>
                </w:rPr>
                <w:t>Ethereum</w:t>
              </w:r>
            </w:ins>
          </w:p>
        </w:tc>
        <w:tc>
          <w:tcPr>
            <w:tcW w:w="2526" w:type="dxa"/>
            <w:tcBorders>
              <w:top w:val="nil"/>
              <w:bottom w:val="nil"/>
            </w:tcBorders>
          </w:tcPr>
          <w:p w14:paraId="5285211F" w14:textId="77777777" w:rsidR="00BD7A0B" w:rsidRPr="00760FA2" w:rsidRDefault="00BD7A0B" w:rsidP="002119E3">
            <w:pPr>
              <w:jc w:val="center"/>
              <w:cnfStyle w:val="100000000000" w:firstRow="1" w:lastRow="0" w:firstColumn="0" w:lastColumn="0" w:oddVBand="0" w:evenVBand="0" w:oddHBand="0" w:evenHBand="0" w:firstRowFirstColumn="0" w:firstRowLastColumn="0" w:lastRowFirstColumn="0" w:lastRowLastColumn="0"/>
              <w:rPr>
                <w:ins w:id="465" w:author="Varun Mamillapalli" w:date="2016-12-02T03:43:00Z"/>
                <w:rFonts w:ascii="Times New Roman" w:hAnsi="Times New Roman" w:cs="Times New Roman"/>
                <w:sz w:val="28"/>
              </w:rPr>
            </w:pPr>
            <w:ins w:id="466" w:author="Varun Mamillapalli" w:date="2016-12-02T03:43:00Z">
              <w:r>
                <w:rPr>
                  <w:rFonts w:ascii="Times New Roman" w:hAnsi="Times New Roman" w:cs="Times New Roman"/>
                  <w:noProof/>
                  <w:sz w:val="28"/>
                </w:rPr>
                <mc:AlternateContent>
                  <mc:Choice Requires="wps">
                    <w:drawing>
                      <wp:anchor distT="0" distB="0" distL="114300" distR="114300" simplePos="0" relativeHeight="251663360" behindDoc="0" locked="0" layoutInCell="1" allowOverlap="1" wp14:anchorId="44BF4464" wp14:editId="78AF7EA0">
                        <wp:simplePos x="0" y="0"/>
                        <wp:positionH relativeFrom="column">
                          <wp:posOffset>1527810</wp:posOffset>
                        </wp:positionH>
                        <wp:positionV relativeFrom="paragraph">
                          <wp:posOffset>7620</wp:posOffset>
                        </wp:positionV>
                        <wp:extent cx="0" cy="510540"/>
                        <wp:effectExtent l="0" t="0" r="19050" b="22860"/>
                        <wp:wrapNone/>
                        <wp:docPr id="44" name="Straight Connector 44"/>
                        <wp:cNvGraphicFramePr/>
                        <a:graphic xmlns:a="http://schemas.openxmlformats.org/drawingml/2006/main">
                          <a:graphicData uri="http://schemas.microsoft.com/office/word/2010/wordprocessingShape">
                            <wps:wsp>
                              <wps:cNvCnPr/>
                              <wps:spPr>
                                <a:xfrm flipV="1">
                                  <a:off x="0" y="0"/>
                                  <a:ext cx="0" cy="5105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19656" id="Straight Connector 4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3pt,.6pt" to="120.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" strokecolor="white [3212]" strokeweight=".5pt">
                        <v:stroke joinstyle="miter"/>
                      </v:line>
                    </w:pict>
                  </mc:Fallback>
                </mc:AlternateContent>
              </w:r>
            </w:ins>
          </w:p>
          <w:p w14:paraId="5854835C" w14:textId="77777777" w:rsidR="00BD7A0B" w:rsidRPr="00760FA2" w:rsidRDefault="00BD7A0B" w:rsidP="002119E3">
            <w:pPr>
              <w:jc w:val="center"/>
              <w:cnfStyle w:val="100000000000" w:firstRow="1" w:lastRow="0" w:firstColumn="0" w:lastColumn="0" w:oddVBand="0" w:evenVBand="0" w:oddHBand="0" w:evenHBand="0" w:firstRowFirstColumn="0" w:firstRowLastColumn="0" w:lastRowFirstColumn="0" w:lastRowLastColumn="0"/>
              <w:rPr>
                <w:ins w:id="467" w:author="Varun Mamillapalli" w:date="2016-12-02T03:43:00Z"/>
                <w:rFonts w:ascii="Times New Roman" w:hAnsi="Times New Roman" w:cs="Times New Roman"/>
                <w:sz w:val="28"/>
              </w:rPr>
            </w:pPr>
            <w:ins w:id="468" w:author="Varun Mamillapalli" w:date="2016-12-02T03:43:00Z">
              <w:r w:rsidRPr="00760FA2">
                <w:rPr>
                  <w:rFonts w:ascii="Times New Roman" w:hAnsi="Times New Roman" w:cs="Times New Roman"/>
                  <w:sz w:val="28"/>
                </w:rPr>
                <w:t>Eris</w:t>
              </w:r>
            </w:ins>
          </w:p>
        </w:tc>
        <w:tc>
          <w:tcPr>
            <w:tcW w:w="2150" w:type="dxa"/>
            <w:tcBorders>
              <w:top w:val="nil"/>
              <w:bottom w:val="nil"/>
              <w:right w:val="nil"/>
            </w:tcBorders>
          </w:tcPr>
          <w:p w14:paraId="3D403A90" w14:textId="77777777" w:rsidR="00BD7A0B" w:rsidRPr="00760FA2" w:rsidRDefault="00BD7A0B" w:rsidP="002119E3">
            <w:pPr>
              <w:jc w:val="center"/>
              <w:cnfStyle w:val="100000000000" w:firstRow="1" w:lastRow="0" w:firstColumn="0" w:lastColumn="0" w:oddVBand="0" w:evenVBand="0" w:oddHBand="0" w:evenHBand="0" w:firstRowFirstColumn="0" w:firstRowLastColumn="0" w:lastRowFirstColumn="0" w:lastRowLastColumn="0"/>
              <w:rPr>
                <w:ins w:id="469" w:author="Varun Mamillapalli" w:date="2016-12-02T03:43:00Z"/>
                <w:rFonts w:ascii="Times New Roman" w:hAnsi="Times New Roman" w:cs="Times New Roman"/>
                <w:sz w:val="28"/>
              </w:rPr>
            </w:pPr>
          </w:p>
          <w:p w14:paraId="64136D7E" w14:textId="77777777" w:rsidR="00BD7A0B" w:rsidRPr="00760FA2" w:rsidRDefault="00BD7A0B" w:rsidP="002119E3">
            <w:pPr>
              <w:jc w:val="center"/>
              <w:cnfStyle w:val="100000000000" w:firstRow="1" w:lastRow="0" w:firstColumn="0" w:lastColumn="0" w:oddVBand="0" w:evenVBand="0" w:oddHBand="0" w:evenHBand="0" w:firstRowFirstColumn="0" w:firstRowLastColumn="0" w:lastRowFirstColumn="0" w:lastRowLastColumn="0"/>
              <w:rPr>
                <w:ins w:id="470" w:author="Varun Mamillapalli" w:date="2016-12-02T03:43:00Z"/>
                <w:rFonts w:ascii="Times New Roman" w:hAnsi="Times New Roman" w:cs="Times New Roman"/>
                <w:sz w:val="28"/>
              </w:rPr>
            </w:pPr>
            <w:ins w:id="471" w:author="Varun Mamillapalli" w:date="2016-12-02T03:43:00Z">
              <w:r w:rsidRPr="00760FA2">
                <w:rPr>
                  <w:rFonts w:ascii="Times New Roman" w:hAnsi="Times New Roman" w:cs="Times New Roman"/>
                  <w:sz w:val="28"/>
                </w:rPr>
                <w:t>IOTA</w:t>
              </w:r>
            </w:ins>
          </w:p>
        </w:tc>
      </w:tr>
      <w:tr w:rsidR="00BD7A0B" w14:paraId="2934BFA3" w14:textId="77777777" w:rsidTr="002119E3">
        <w:trPr>
          <w:cnfStyle w:val="000000100000" w:firstRow="0" w:lastRow="0" w:firstColumn="0" w:lastColumn="0" w:oddVBand="0" w:evenVBand="0" w:oddHBand="1" w:evenHBand="0" w:firstRowFirstColumn="0" w:firstRowLastColumn="0" w:lastRowFirstColumn="0" w:lastRowLastColumn="0"/>
          <w:trHeight w:val="576"/>
          <w:ins w:id="472"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Borders>
              <w:top w:val="nil"/>
            </w:tcBorders>
          </w:tcPr>
          <w:p w14:paraId="6C5CF7B8" w14:textId="77777777" w:rsidR="00BD7A0B" w:rsidRDefault="00BD7A0B" w:rsidP="002119E3">
            <w:pPr>
              <w:spacing w:before="120"/>
              <w:jc w:val="center"/>
              <w:rPr>
                <w:ins w:id="473" w:author="Varun Mamillapalli" w:date="2016-12-02T03:43:00Z"/>
                <w:rFonts w:ascii="Times New Roman" w:hAnsi="Times New Roman" w:cs="Times New Roman"/>
                <w:sz w:val="24"/>
              </w:rPr>
            </w:pPr>
            <w:ins w:id="474" w:author="Varun Mamillapalli" w:date="2016-12-02T03:43:00Z">
              <w:r>
                <w:rPr>
                  <w:rFonts w:ascii="Times New Roman" w:hAnsi="Times New Roman" w:cs="Times New Roman"/>
                  <w:sz w:val="24"/>
                </w:rPr>
                <w:t>Block Time</w:t>
              </w:r>
            </w:ins>
          </w:p>
        </w:tc>
        <w:tc>
          <w:tcPr>
            <w:tcW w:w="2337" w:type="dxa"/>
            <w:tcBorders>
              <w:top w:val="nil"/>
            </w:tcBorders>
          </w:tcPr>
          <w:p w14:paraId="459831DF"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475" w:author="Varun Mamillapalli" w:date="2016-12-02T03:43:00Z"/>
                <w:rFonts w:ascii="Times New Roman" w:hAnsi="Times New Roman" w:cs="Times New Roman"/>
                <w:sz w:val="24"/>
              </w:rPr>
            </w:pPr>
            <w:ins w:id="476" w:author="Varun Mamillapalli" w:date="2016-12-02T03:43:00Z">
              <w:r>
                <w:rPr>
                  <w:rFonts w:ascii="Times New Roman" w:hAnsi="Times New Roman" w:cs="Times New Roman"/>
                  <w:sz w:val="24"/>
                </w:rPr>
                <w:t>15 Seconds</w:t>
              </w:r>
            </w:ins>
          </w:p>
        </w:tc>
        <w:tc>
          <w:tcPr>
            <w:tcW w:w="2526" w:type="dxa"/>
            <w:tcBorders>
              <w:top w:val="nil"/>
            </w:tcBorders>
          </w:tcPr>
          <w:p w14:paraId="7ABE24BB"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477" w:author="Varun Mamillapalli" w:date="2016-12-02T03:43:00Z"/>
                <w:rFonts w:ascii="Times New Roman" w:hAnsi="Times New Roman" w:cs="Times New Roman"/>
                <w:sz w:val="24"/>
              </w:rPr>
            </w:pPr>
            <w:ins w:id="478" w:author="Varun Mamillapalli" w:date="2016-12-02T03:43:00Z">
              <w:r>
                <w:rPr>
                  <w:rFonts w:ascii="Times New Roman" w:hAnsi="Times New Roman" w:cs="Times New Roman"/>
                  <w:sz w:val="24"/>
                </w:rPr>
                <w:t>2 Seconds</w:t>
              </w:r>
            </w:ins>
          </w:p>
        </w:tc>
        <w:tc>
          <w:tcPr>
            <w:tcW w:w="2150" w:type="dxa"/>
            <w:tcBorders>
              <w:top w:val="nil"/>
            </w:tcBorders>
          </w:tcPr>
          <w:p w14:paraId="6B940946"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479" w:author="Varun Mamillapalli" w:date="2016-12-02T03:43:00Z"/>
                <w:rFonts w:ascii="Times New Roman" w:hAnsi="Times New Roman" w:cs="Times New Roman"/>
                <w:sz w:val="24"/>
              </w:rPr>
            </w:pPr>
            <w:ins w:id="480" w:author="Varun Mamillapalli" w:date="2016-12-02T03:43:00Z">
              <w:r>
                <w:rPr>
                  <w:rFonts w:ascii="Times New Roman" w:hAnsi="Times New Roman" w:cs="Times New Roman"/>
                  <w:sz w:val="24"/>
                </w:rPr>
                <w:t>N/A</w:t>
              </w:r>
            </w:ins>
          </w:p>
        </w:tc>
      </w:tr>
      <w:tr w:rsidR="00BD7A0B" w14:paraId="64E58017" w14:textId="77777777" w:rsidTr="002119E3">
        <w:trPr>
          <w:trHeight w:val="576"/>
          <w:ins w:id="481"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67A897C5" w14:textId="77777777" w:rsidR="00BD7A0B" w:rsidRDefault="00BD7A0B" w:rsidP="002119E3">
            <w:pPr>
              <w:spacing w:before="120"/>
              <w:jc w:val="center"/>
              <w:rPr>
                <w:ins w:id="482" w:author="Varun Mamillapalli" w:date="2016-12-02T03:43:00Z"/>
                <w:rFonts w:ascii="Times New Roman" w:hAnsi="Times New Roman" w:cs="Times New Roman"/>
                <w:sz w:val="24"/>
              </w:rPr>
            </w:pPr>
            <w:ins w:id="483" w:author="Varun Mamillapalli" w:date="2016-12-02T03:43:00Z">
              <w:r>
                <w:rPr>
                  <w:rFonts w:ascii="Times New Roman" w:hAnsi="Times New Roman" w:cs="Times New Roman"/>
                  <w:sz w:val="24"/>
                </w:rPr>
                <w:t>Block Size</w:t>
              </w:r>
            </w:ins>
          </w:p>
        </w:tc>
        <w:tc>
          <w:tcPr>
            <w:tcW w:w="2337" w:type="dxa"/>
          </w:tcPr>
          <w:p w14:paraId="49D34C50"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484" w:author="Varun Mamillapalli" w:date="2016-12-02T03:43:00Z"/>
                <w:rFonts w:ascii="Times New Roman" w:hAnsi="Times New Roman" w:cs="Times New Roman"/>
                <w:sz w:val="24"/>
              </w:rPr>
            </w:pPr>
            <w:ins w:id="485" w:author="Varun Mamillapalli" w:date="2016-12-02T03:43:00Z">
              <w:r>
                <w:rPr>
                  <w:rFonts w:ascii="Times New Roman" w:hAnsi="Times New Roman" w:cs="Times New Roman"/>
                  <w:sz w:val="24"/>
                </w:rPr>
                <w:t>No Limit</w:t>
              </w:r>
            </w:ins>
          </w:p>
        </w:tc>
        <w:tc>
          <w:tcPr>
            <w:tcW w:w="2526" w:type="dxa"/>
          </w:tcPr>
          <w:p w14:paraId="4A237A8B"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486" w:author="Varun Mamillapalli" w:date="2016-12-02T03:43:00Z"/>
                <w:rFonts w:ascii="Times New Roman" w:hAnsi="Times New Roman" w:cs="Times New Roman"/>
                <w:sz w:val="24"/>
              </w:rPr>
            </w:pPr>
            <w:ins w:id="487" w:author="Varun Mamillapalli" w:date="2016-12-02T03:43:00Z">
              <w:r>
                <w:rPr>
                  <w:rFonts w:ascii="Times New Roman" w:hAnsi="Times New Roman" w:cs="Times New Roman"/>
                  <w:sz w:val="24"/>
                </w:rPr>
                <w:t>No Limit</w:t>
              </w:r>
            </w:ins>
          </w:p>
        </w:tc>
        <w:tc>
          <w:tcPr>
            <w:tcW w:w="2150" w:type="dxa"/>
          </w:tcPr>
          <w:p w14:paraId="4E210C66"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488" w:author="Varun Mamillapalli" w:date="2016-12-02T03:43:00Z"/>
                <w:rFonts w:ascii="Times New Roman" w:hAnsi="Times New Roman" w:cs="Times New Roman"/>
                <w:sz w:val="24"/>
              </w:rPr>
            </w:pPr>
            <w:ins w:id="489" w:author="Varun Mamillapalli" w:date="2016-12-02T03:43:00Z">
              <w:r>
                <w:rPr>
                  <w:rFonts w:ascii="Times New Roman" w:hAnsi="Times New Roman" w:cs="Times New Roman"/>
                  <w:sz w:val="24"/>
                </w:rPr>
                <w:t>N/A</w:t>
              </w:r>
            </w:ins>
          </w:p>
        </w:tc>
      </w:tr>
      <w:tr w:rsidR="00BD7A0B" w14:paraId="3A0CC983" w14:textId="77777777" w:rsidTr="002119E3">
        <w:trPr>
          <w:cnfStyle w:val="000000100000" w:firstRow="0" w:lastRow="0" w:firstColumn="0" w:lastColumn="0" w:oddVBand="0" w:evenVBand="0" w:oddHBand="1" w:evenHBand="0" w:firstRowFirstColumn="0" w:firstRowLastColumn="0" w:lastRowFirstColumn="0" w:lastRowLastColumn="0"/>
          <w:trHeight w:val="576"/>
          <w:ins w:id="490"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536FE6CB" w14:textId="77777777" w:rsidR="00BD7A0B" w:rsidRDefault="00BD7A0B" w:rsidP="002119E3">
            <w:pPr>
              <w:spacing w:before="120"/>
              <w:jc w:val="center"/>
              <w:rPr>
                <w:ins w:id="491" w:author="Varun Mamillapalli" w:date="2016-12-02T03:43:00Z"/>
                <w:rFonts w:ascii="Times New Roman" w:hAnsi="Times New Roman" w:cs="Times New Roman"/>
                <w:sz w:val="24"/>
              </w:rPr>
            </w:pPr>
            <w:proofErr w:type="spellStart"/>
            <w:ins w:id="492" w:author="Varun Mamillapalli" w:date="2016-12-02T03:43:00Z">
              <w:r>
                <w:rPr>
                  <w:rFonts w:ascii="Times New Roman" w:hAnsi="Times New Roman" w:cs="Times New Roman"/>
                  <w:sz w:val="24"/>
                </w:rPr>
                <w:t>Txps</w:t>
              </w:r>
              <w:proofErr w:type="spellEnd"/>
            </w:ins>
          </w:p>
        </w:tc>
        <w:tc>
          <w:tcPr>
            <w:tcW w:w="2337" w:type="dxa"/>
          </w:tcPr>
          <w:p w14:paraId="06F5DDEE" w14:textId="77777777" w:rsidR="00BD7A0B" w:rsidRPr="007A3BE0"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493" w:author="Varun Mamillapalli" w:date="2016-12-02T03:43:00Z"/>
                <w:rFonts w:ascii="Times New Roman" w:hAnsi="Times New Roman" w:cs="Times New Roman"/>
                <w:sz w:val="24"/>
              </w:rPr>
            </w:pPr>
            <w:ins w:id="494" w:author="Varun Mamillapalli" w:date="2016-12-02T03:43:00Z">
              <w:r w:rsidRPr="007A3BE0">
                <w:rPr>
                  <w:rFonts w:ascii="Times New Roman" w:hAnsi="Times New Roman" w:cs="Times New Roman"/>
                  <w:sz w:val="24"/>
                </w:rPr>
                <w:t>25</w:t>
              </w:r>
            </w:ins>
          </w:p>
        </w:tc>
        <w:tc>
          <w:tcPr>
            <w:tcW w:w="2526" w:type="dxa"/>
          </w:tcPr>
          <w:p w14:paraId="214FA152"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495" w:author="Varun Mamillapalli" w:date="2016-12-02T03:43:00Z"/>
                <w:rFonts w:ascii="Times New Roman" w:hAnsi="Times New Roman" w:cs="Times New Roman"/>
                <w:sz w:val="24"/>
              </w:rPr>
            </w:pPr>
            <w:ins w:id="496" w:author="Varun Mamillapalli" w:date="2016-12-02T03:43:00Z">
              <w:r>
                <w:rPr>
                  <w:rFonts w:ascii="Times New Roman" w:hAnsi="Times New Roman" w:cs="Times New Roman"/>
                  <w:sz w:val="24"/>
                </w:rPr>
                <w:t>10,000</w:t>
              </w:r>
            </w:ins>
          </w:p>
        </w:tc>
        <w:tc>
          <w:tcPr>
            <w:tcW w:w="2150" w:type="dxa"/>
          </w:tcPr>
          <w:p w14:paraId="06EC8090" w14:textId="6811C897" w:rsidR="00BD7A0B" w:rsidRDefault="00CD1EFD" w:rsidP="002119E3">
            <w:pPr>
              <w:spacing w:before="120"/>
              <w:jc w:val="center"/>
              <w:cnfStyle w:val="000000100000" w:firstRow="0" w:lastRow="0" w:firstColumn="0" w:lastColumn="0" w:oddVBand="0" w:evenVBand="0" w:oddHBand="1" w:evenHBand="0" w:firstRowFirstColumn="0" w:firstRowLastColumn="0" w:lastRowFirstColumn="0" w:lastRowLastColumn="0"/>
              <w:rPr>
                <w:ins w:id="497" w:author="Varun Mamillapalli" w:date="2016-12-02T03:43:00Z"/>
                <w:rFonts w:ascii="Times New Roman" w:hAnsi="Times New Roman" w:cs="Times New Roman"/>
                <w:sz w:val="24"/>
              </w:rPr>
            </w:pPr>
            <w:r>
              <w:rPr>
                <w:rFonts w:ascii="Times New Roman" w:hAnsi="Times New Roman" w:cs="Times New Roman"/>
                <w:sz w:val="24"/>
              </w:rPr>
              <w:t>To be added</w:t>
            </w:r>
          </w:p>
        </w:tc>
      </w:tr>
      <w:tr w:rsidR="00BD7A0B" w14:paraId="146545DD" w14:textId="77777777" w:rsidTr="002119E3">
        <w:trPr>
          <w:trHeight w:val="576"/>
          <w:ins w:id="498"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179B7F15" w14:textId="77777777" w:rsidR="00BD7A0B" w:rsidRDefault="00BD7A0B" w:rsidP="002119E3">
            <w:pPr>
              <w:spacing w:before="120"/>
              <w:jc w:val="center"/>
              <w:rPr>
                <w:ins w:id="499" w:author="Varun Mamillapalli" w:date="2016-12-02T03:43:00Z"/>
                <w:rFonts w:ascii="Times New Roman" w:hAnsi="Times New Roman" w:cs="Times New Roman"/>
                <w:sz w:val="24"/>
              </w:rPr>
            </w:pPr>
            <w:ins w:id="500" w:author="Varun Mamillapalli" w:date="2016-12-02T03:43:00Z">
              <w:r>
                <w:rPr>
                  <w:rFonts w:ascii="Times New Roman" w:hAnsi="Times New Roman" w:cs="Times New Roman"/>
                  <w:sz w:val="24"/>
                </w:rPr>
                <w:t>Smart Contracts</w:t>
              </w:r>
            </w:ins>
          </w:p>
        </w:tc>
        <w:tc>
          <w:tcPr>
            <w:tcW w:w="2337" w:type="dxa"/>
          </w:tcPr>
          <w:p w14:paraId="43670FF6"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01" w:author="Varun Mamillapalli" w:date="2016-12-02T03:43:00Z"/>
                <w:rFonts w:ascii="Times New Roman" w:hAnsi="Times New Roman" w:cs="Times New Roman"/>
                <w:sz w:val="24"/>
              </w:rPr>
            </w:pPr>
            <w:ins w:id="502" w:author="Varun Mamillapalli" w:date="2016-12-02T03:43:00Z">
              <w:r>
                <w:rPr>
                  <w:rFonts w:ascii="Times New Roman" w:hAnsi="Times New Roman" w:cs="Times New Roman"/>
                  <w:sz w:val="24"/>
                </w:rPr>
                <w:t>Yes</w:t>
              </w:r>
            </w:ins>
          </w:p>
        </w:tc>
        <w:tc>
          <w:tcPr>
            <w:tcW w:w="2526" w:type="dxa"/>
          </w:tcPr>
          <w:p w14:paraId="63DC2735"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03" w:author="Varun Mamillapalli" w:date="2016-12-02T03:43:00Z"/>
                <w:rFonts w:ascii="Times New Roman" w:hAnsi="Times New Roman" w:cs="Times New Roman"/>
                <w:sz w:val="24"/>
              </w:rPr>
            </w:pPr>
            <w:ins w:id="504" w:author="Varun Mamillapalli" w:date="2016-12-02T03:43:00Z">
              <w:r>
                <w:rPr>
                  <w:rFonts w:ascii="Times New Roman" w:hAnsi="Times New Roman" w:cs="Times New Roman"/>
                  <w:sz w:val="24"/>
                </w:rPr>
                <w:t>Yes</w:t>
              </w:r>
            </w:ins>
          </w:p>
        </w:tc>
        <w:tc>
          <w:tcPr>
            <w:tcW w:w="2150" w:type="dxa"/>
          </w:tcPr>
          <w:p w14:paraId="0FD90A1A" w14:textId="4C0F3DF4" w:rsidR="00BD7A0B" w:rsidRDefault="00CD1EFD" w:rsidP="002119E3">
            <w:pPr>
              <w:spacing w:before="120"/>
              <w:jc w:val="center"/>
              <w:cnfStyle w:val="000000000000" w:firstRow="0" w:lastRow="0" w:firstColumn="0" w:lastColumn="0" w:oddVBand="0" w:evenVBand="0" w:oddHBand="0" w:evenHBand="0" w:firstRowFirstColumn="0" w:firstRowLastColumn="0" w:lastRowFirstColumn="0" w:lastRowLastColumn="0"/>
              <w:rPr>
                <w:ins w:id="505" w:author="Varun Mamillapalli" w:date="2016-12-02T03:43:00Z"/>
                <w:rFonts w:ascii="Times New Roman" w:hAnsi="Times New Roman" w:cs="Times New Roman"/>
                <w:sz w:val="24"/>
              </w:rPr>
            </w:pPr>
            <w:r>
              <w:rPr>
                <w:rFonts w:ascii="Times New Roman" w:hAnsi="Times New Roman" w:cs="Times New Roman"/>
                <w:sz w:val="24"/>
              </w:rPr>
              <w:t>To be added</w:t>
            </w:r>
          </w:p>
        </w:tc>
      </w:tr>
      <w:tr w:rsidR="00BD7A0B" w14:paraId="5912F9D4" w14:textId="77777777" w:rsidTr="002119E3">
        <w:trPr>
          <w:cnfStyle w:val="000000100000" w:firstRow="0" w:lastRow="0" w:firstColumn="0" w:lastColumn="0" w:oddVBand="0" w:evenVBand="0" w:oddHBand="1" w:evenHBand="0" w:firstRowFirstColumn="0" w:firstRowLastColumn="0" w:lastRowFirstColumn="0" w:lastRowLastColumn="0"/>
          <w:trHeight w:val="576"/>
          <w:ins w:id="506"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0C35EE87" w14:textId="77777777" w:rsidR="00BD7A0B" w:rsidRDefault="00BD7A0B" w:rsidP="002119E3">
            <w:pPr>
              <w:spacing w:before="120"/>
              <w:jc w:val="center"/>
              <w:rPr>
                <w:ins w:id="507" w:author="Varun Mamillapalli" w:date="2016-12-02T03:43:00Z"/>
                <w:rFonts w:ascii="Times New Roman" w:hAnsi="Times New Roman" w:cs="Times New Roman"/>
                <w:sz w:val="24"/>
              </w:rPr>
            </w:pPr>
            <w:ins w:id="508" w:author="Varun Mamillapalli" w:date="2016-12-02T03:43:00Z">
              <w:r>
                <w:rPr>
                  <w:rFonts w:ascii="Times New Roman" w:hAnsi="Times New Roman" w:cs="Times New Roman"/>
                  <w:sz w:val="24"/>
                </w:rPr>
                <w:t>Type of Blockchain</w:t>
              </w:r>
            </w:ins>
          </w:p>
        </w:tc>
        <w:tc>
          <w:tcPr>
            <w:tcW w:w="2337" w:type="dxa"/>
          </w:tcPr>
          <w:p w14:paraId="0C0C7036"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09" w:author="Varun Mamillapalli" w:date="2016-12-02T03:43:00Z"/>
                <w:rFonts w:ascii="Times New Roman" w:hAnsi="Times New Roman" w:cs="Times New Roman"/>
                <w:sz w:val="24"/>
              </w:rPr>
            </w:pPr>
            <w:ins w:id="510" w:author="Varun Mamillapalli" w:date="2016-12-02T03:43:00Z">
              <w:r>
                <w:rPr>
                  <w:rFonts w:ascii="Times New Roman" w:hAnsi="Times New Roman" w:cs="Times New Roman"/>
                  <w:sz w:val="24"/>
                </w:rPr>
                <w:t>Public, Private</w:t>
              </w:r>
            </w:ins>
          </w:p>
        </w:tc>
        <w:tc>
          <w:tcPr>
            <w:tcW w:w="2526" w:type="dxa"/>
          </w:tcPr>
          <w:p w14:paraId="54397FD0"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11" w:author="Varun Mamillapalli" w:date="2016-12-02T03:43:00Z"/>
                <w:rFonts w:ascii="Times New Roman" w:hAnsi="Times New Roman" w:cs="Times New Roman"/>
                <w:sz w:val="24"/>
              </w:rPr>
            </w:pPr>
            <w:ins w:id="512" w:author="Varun Mamillapalli" w:date="2016-12-02T03:43:00Z">
              <w:r>
                <w:rPr>
                  <w:rFonts w:ascii="Times New Roman" w:hAnsi="Times New Roman" w:cs="Times New Roman"/>
                  <w:sz w:val="24"/>
                </w:rPr>
                <w:t>Private, Permissioned</w:t>
              </w:r>
            </w:ins>
          </w:p>
        </w:tc>
        <w:tc>
          <w:tcPr>
            <w:tcW w:w="2150" w:type="dxa"/>
          </w:tcPr>
          <w:p w14:paraId="3CE9313E"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13" w:author="Varun Mamillapalli" w:date="2016-12-02T03:43:00Z"/>
                <w:rFonts w:ascii="Times New Roman" w:hAnsi="Times New Roman" w:cs="Times New Roman"/>
                <w:sz w:val="24"/>
              </w:rPr>
            </w:pPr>
            <w:ins w:id="514" w:author="Varun Mamillapalli" w:date="2016-12-02T03:43:00Z">
              <w:r>
                <w:rPr>
                  <w:rFonts w:ascii="Times New Roman" w:hAnsi="Times New Roman" w:cs="Times New Roman"/>
                  <w:sz w:val="24"/>
                </w:rPr>
                <w:t>N/A</w:t>
              </w:r>
            </w:ins>
          </w:p>
        </w:tc>
      </w:tr>
      <w:tr w:rsidR="00BD7A0B" w14:paraId="5C7F3C87" w14:textId="77777777" w:rsidTr="002119E3">
        <w:trPr>
          <w:trHeight w:val="576"/>
          <w:ins w:id="515"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48071FD8" w14:textId="77777777" w:rsidR="00BD7A0B" w:rsidRDefault="00BD7A0B" w:rsidP="002119E3">
            <w:pPr>
              <w:jc w:val="center"/>
              <w:rPr>
                <w:ins w:id="516" w:author="Varun Mamillapalli" w:date="2016-12-02T03:43:00Z"/>
                <w:rFonts w:ascii="Times New Roman" w:hAnsi="Times New Roman" w:cs="Times New Roman"/>
                <w:sz w:val="24"/>
              </w:rPr>
            </w:pPr>
            <w:ins w:id="517" w:author="Varun Mamillapalli" w:date="2016-12-02T03:43:00Z">
              <w:r>
                <w:rPr>
                  <w:rFonts w:ascii="Times New Roman" w:hAnsi="Times New Roman" w:cs="Times New Roman"/>
                  <w:sz w:val="24"/>
                </w:rPr>
                <w:t>Distributed Consensus</w:t>
              </w:r>
            </w:ins>
          </w:p>
        </w:tc>
        <w:tc>
          <w:tcPr>
            <w:tcW w:w="2337" w:type="dxa"/>
          </w:tcPr>
          <w:p w14:paraId="545D758A"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18" w:author="Varun Mamillapalli" w:date="2016-12-02T03:43:00Z"/>
                <w:rFonts w:ascii="Times New Roman" w:hAnsi="Times New Roman" w:cs="Times New Roman"/>
                <w:sz w:val="24"/>
              </w:rPr>
            </w:pPr>
            <w:ins w:id="519" w:author="Varun Mamillapalli" w:date="2016-12-02T03:43:00Z">
              <w:r>
                <w:rPr>
                  <w:rFonts w:ascii="Times New Roman" w:hAnsi="Times New Roman" w:cs="Times New Roman"/>
                  <w:sz w:val="24"/>
                </w:rPr>
                <w:t>Proof-of-Work</w:t>
              </w:r>
            </w:ins>
          </w:p>
        </w:tc>
        <w:tc>
          <w:tcPr>
            <w:tcW w:w="2526" w:type="dxa"/>
          </w:tcPr>
          <w:p w14:paraId="20730155"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20" w:author="Varun Mamillapalli" w:date="2016-12-02T03:43:00Z"/>
                <w:rFonts w:ascii="Times New Roman" w:hAnsi="Times New Roman" w:cs="Times New Roman"/>
                <w:sz w:val="24"/>
              </w:rPr>
            </w:pPr>
            <w:ins w:id="521" w:author="Varun Mamillapalli" w:date="2016-12-02T03:43:00Z">
              <w:r>
                <w:rPr>
                  <w:rFonts w:ascii="Times New Roman" w:hAnsi="Times New Roman" w:cs="Times New Roman"/>
                  <w:sz w:val="24"/>
                </w:rPr>
                <w:t>Proof-of-Stake</w:t>
              </w:r>
            </w:ins>
          </w:p>
        </w:tc>
        <w:tc>
          <w:tcPr>
            <w:tcW w:w="2150" w:type="dxa"/>
          </w:tcPr>
          <w:p w14:paraId="7706D751"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22" w:author="Varun Mamillapalli" w:date="2016-12-02T03:43:00Z"/>
                <w:rFonts w:ascii="Times New Roman" w:hAnsi="Times New Roman" w:cs="Times New Roman"/>
                <w:sz w:val="24"/>
              </w:rPr>
            </w:pPr>
            <w:ins w:id="523" w:author="Varun Mamillapalli" w:date="2016-12-02T03:43:00Z">
              <w:r>
                <w:rPr>
                  <w:rFonts w:ascii="Times New Roman" w:hAnsi="Times New Roman" w:cs="Times New Roman"/>
                  <w:sz w:val="24"/>
                </w:rPr>
                <w:t>Proof-of-Work</w:t>
              </w:r>
            </w:ins>
          </w:p>
        </w:tc>
      </w:tr>
      <w:tr w:rsidR="00BD7A0B" w14:paraId="7F06B20A" w14:textId="77777777" w:rsidTr="002119E3">
        <w:trPr>
          <w:cnfStyle w:val="000000100000" w:firstRow="0" w:lastRow="0" w:firstColumn="0" w:lastColumn="0" w:oddVBand="0" w:evenVBand="0" w:oddHBand="1" w:evenHBand="0" w:firstRowFirstColumn="0" w:firstRowLastColumn="0" w:lastRowFirstColumn="0" w:lastRowLastColumn="0"/>
          <w:trHeight w:val="576"/>
          <w:ins w:id="524"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1841FBDC" w14:textId="77777777" w:rsidR="00BD7A0B" w:rsidRDefault="00BD7A0B" w:rsidP="002119E3">
            <w:pPr>
              <w:spacing w:before="120"/>
              <w:jc w:val="center"/>
              <w:rPr>
                <w:ins w:id="525" w:author="Varun Mamillapalli" w:date="2016-12-02T03:43:00Z"/>
                <w:rFonts w:ascii="Times New Roman" w:hAnsi="Times New Roman" w:cs="Times New Roman"/>
                <w:sz w:val="24"/>
              </w:rPr>
            </w:pPr>
            <w:ins w:id="526" w:author="Varun Mamillapalli" w:date="2016-12-02T03:43:00Z">
              <w:r>
                <w:rPr>
                  <w:rFonts w:ascii="Times New Roman" w:hAnsi="Times New Roman" w:cs="Times New Roman"/>
                  <w:sz w:val="24"/>
                </w:rPr>
                <w:t>Explorer API</w:t>
              </w:r>
            </w:ins>
          </w:p>
        </w:tc>
        <w:tc>
          <w:tcPr>
            <w:tcW w:w="2337" w:type="dxa"/>
          </w:tcPr>
          <w:p w14:paraId="3667E138"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27" w:author="Varun Mamillapalli" w:date="2016-12-02T03:43:00Z"/>
                <w:rFonts w:ascii="Times New Roman" w:hAnsi="Times New Roman" w:cs="Times New Roman"/>
                <w:sz w:val="24"/>
              </w:rPr>
            </w:pPr>
            <w:ins w:id="528" w:author="Varun Mamillapalli" w:date="2016-12-02T03:43:00Z">
              <w:r>
                <w:rPr>
                  <w:rFonts w:ascii="Times New Roman" w:hAnsi="Times New Roman" w:cs="Times New Roman"/>
                  <w:sz w:val="24"/>
                </w:rPr>
                <w:t>Yes</w:t>
              </w:r>
            </w:ins>
          </w:p>
        </w:tc>
        <w:tc>
          <w:tcPr>
            <w:tcW w:w="2526" w:type="dxa"/>
          </w:tcPr>
          <w:p w14:paraId="4A37E0F5"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29" w:author="Varun Mamillapalli" w:date="2016-12-02T03:43:00Z"/>
                <w:rFonts w:ascii="Times New Roman" w:hAnsi="Times New Roman" w:cs="Times New Roman"/>
                <w:sz w:val="24"/>
              </w:rPr>
            </w:pPr>
            <w:ins w:id="530" w:author="Varun Mamillapalli" w:date="2016-12-02T03:43:00Z">
              <w:r>
                <w:rPr>
                  <w:rFonts w:ascii="Times New Roman" w:hAnsi="Times New Roman" w:cs="Times New Roman"/>
                  <w:sz w:val="24"/>
                </w:rPr>
                <w:t>Yes</w:t>
              </w:r>
            </w:ins>
          </w:p>
        </w:tc>
        <w:tc>
          <w:tcPr>
            <w:tcW w:w="2150" w:type="dxa"/>
          </w:tcPr>
          <w:p w14:paraId="5CBDF902"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31" w:author="Varun Mamillapalli" w:date="2016-12-02T03:43:00Z"/>
                <w:rFonts w:ascii="Times New Roman" w:hAnsi="Times New Roman" w:cs="Times New Roman"/>
                <w:sz w:val="24"/>
              </w:rPr>
            </w:pPr>
            <w:ins w:id="532" w:author="Varun Mamillapalli" w:date="2016-12-02T03:43:00Z">
              <w:r>
                <w:rPr>
                  <w:rFonts w:ascii="Times New Roman" w:hAnsi="Times New Roman" w:cs="Times New Roman"/>
                  <w:sz w:val="24"/>
                </w:rPr>
                <w:t>Yes (Web UI also available)</w:t>
              </w:r>
            </w:ins>
          </w:p>
        </w:tc>
      </w:tr>
      <w:tr w:rsidR="00BD7A0B" w14:paraId="3CB57E95" w14:textId="77777777" w:rsidTr="002119E3">
        <w:trPr>
          <w:trHeight w:val="576"/>
          <w:ins w:id="533"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3EE9348D" w14:textId="77777777" w:rsidR="00BD7A0B" w:rsidRDefault="00BD7A0B" w:rsidP="002119E3">
            <w:pPr>
              <w:spacing w:before="120"/>
              <w:jc w:val="center"/>
              <w:rPr>
                <w:ins w:id="534" w:author="Varun Mamillapalli" w:date="2016-12-02T03:43:00Z"/>
                <w:rFonts w:ascii="Times New Roman" w:hAnsi="Times New Roman" w:cs="Times New Roman"/>
                <w:sz w:val="24"/>
              </w:rPr>
            </w:pPr>
            <w:ins w:id="535" w:author="Varun Mamillapalli" w:date="2016-12-02T03:43:00Z">
              <w:r>
                <w:rPr>
                  <w:rFonts w:ascii="Times New Roman" w:hAnsi="Times New Roman" w:cs="Times New Roman"/>
                  <w:sz w:val="24"/>
                </w:rPr>
                <w:t>Signing Algorithm</w:t>
              </w:r>
            </w:ins>
          </w:p>
        </w:tc>
        <w:tc>
          <w:tcPr>
            <w:tcW w:w="2337" w:type="dxa"/>
          </w:tcPr>
          <w:p w14:paraId="1391D613"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36" w:author="Varun Mamillapalli" w:date="2016-12-02T03:43:00Z"/>
                <w:rFonts w:ascii="Times New Roman" w:hAnsi="Times New Roman" w:cs="Times New Roman"/>
                <w:sz w:val="24"/>
              </w:rPr>
            </w:pPr>
            <w:ins w:id="537" w:author="Varun Mamillapalli" w:date="2016-12-02T03:43:00Z">
              <w:r>
                <w:rPr>
                  <w:rFonts w:ascii="Times New Roman" w:hAnsi="Times New Roman" w:cs="Times New Roman"/>
                  <w:sz w:val="24"/>
                </w:rPr>
                <w:t>ECDSA</w:t>
              </w:r>
            </w:ins>
          </w:p>
        </w:tc>
        <w:tc>
          <w:tcPr>
            <w:tcW w:w="2526" w:type="dxa"/>
          </w:tcPr>
          <w:p w14:paraId="5CCE4A01"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38" w:author="Varun Mamillapalli" w:date="2016-12-02T03:43:00Z"/>
                <w:rFonts w:ascii="Times New Roman" w:hAnsi="Times New Roman" w:cs="Times New Roman"/>
                <w:sz w:val="24"/>
              </w:rPr>
            </w:pPr>
            <w:ins w:id="539" w:author="Varun Mamillapalli" w:date="2016-12-02T03:43:00Z">
              <w:r>
                <w:rPr>
                  <w:rFonts w:ascii="Times New Roman" w:hAnsi="Times New Roman" w:cs="Times New Roman"/>
                  <w:sz w:val="24"/>
                </w:rPr>
                <w:t>Ed25519</w:t>
              </w:r>
            </w:ins>
          </w:p>
        </w:tc>
        <w:tc>
          <w:tcPr>
            <w:tcW w:w="2150" w:type="dxa"/>
          </w:tcPr>
          <w:p w14:paraId="70F9DD8E" w14:textId="7FC89653" w:rsidR="00BD7A0B" w:rsidRDefault="00CD1EFD" w:rsidP="002119E3">
            <w:pPr>
              <w:spacing w:before="120"/>
              <w:jc w:val="center"/>
              <w:cnfStyle w:val="000000000000" w:firstRow="0" w:lastRow="0" w:firstColumn="0" w:lastColumn="0" w:oddVBand="0" w:evenVBand="0" w:oddHBand="0" w:evenHBand="0" w:firstRowFirstColumn="0" w:firstRowLastColumn="0" w:lastRowFirstColumn="0" w:lastRowLastColumn="0"/>
              <w:rPr>
                <w:ins w:id="540" w:author="Varun Mamillapalli" w:date="2016-12-02T03:43:00Z"/>
                <w:rFonts w:ascii="Times New Roman" w:hAnsi="Times New Roman" w:cs="Times New Roman"/>
                <w:sz w:val="24"/>
              </w:rPr>
            </w:pPr>
            <w:r>
              <w:rPr>
                <w:rFonts w:ascii="Times New Roman" w:hAnsi="Times New Roman" w:cs="Times New Roman"/>
                <w:sz w:val="24"/>
              </w:rPr>
              <w:t>To be added</w:t>
            </w:r>
          </w:p>
        </w:tc>
      </w:tr>
      <w:tr w:rsidR="00BD7A0B" w14:paraId="6201D5BF" w14:textId="77777777" w:rsidTr="002119E3">
        <w:trPr>
          <w:cnfStyle w:val="000000100000" w:firstRow="0" w:lastRow="0" w:firstColumn="0" w:lastColumn="0" w:oddVBand="0" w:evenVBand="0" w:oddHBand="1" w:evenHBand="0" w:firstRowFirstColumn="0" w:firstRowLastColumn="0" w:lastRowFirstColumn="0" w:lastRowLastColumn="0"/>
          <w:trHeight w:val="576"/>
          <w:ins w:id="541"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19C5E67C" w14:textId="77777777" w:rsidR="00BD7A0B" w:rsidRDefault="00BD7A0B" w:rsidP="002119E3">
            <w:pPr>
              <w:spacing w:before="120"/>
              <w:jc w:val="center"/>
              <w:rPr>
                <w:ins w:id="542" w:author="Varun Mamillapalli" w:date="2016-12-02T03:43:00Z"/>
                <w:rFonts w:ascii="Times New Roman" w:hAnsi="Times New Roman" w:cs="Times New Roman"/>
                <w:sz w:val="24"/>
              </w:rPr>
            </w:pPr>
            <w:ins w:id="543" w:author="Varun Mamillapalli" w:date="2016-12-02T03:43:00Z">
              <w:r>
                <w:rPr>
                  <w:rFonts w:ascii="Times New Roman" w:hAnsi="Times New Roman" w:cs="Times New Roman"/>
                  <w:sz w:val="24"/>
                </w:rPr>
                <w:t>Hashing Algorithm</w:t>
              </w:r>
            </w:ins>
          </w:p>
        </w:tc>
        <w:tc>
          <w:tcPr>
            <w:tcW w:w="2337" w:type="dxa"/>
          </w:tcPr>
          <w:p w14:paraId="5827DA0B"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44" w:author="Varun Mamillapalli" w:date="2016-12-02T03:43:00Z"/>
                <w:rFonts w:ascii="Times New Roman" w:hAnsi="Times New Roman" w:cs="Times New Roman"/>
                <w:sz w:val="24"/>
              </w:rPr>
            </w:pPr>
            <w:ins w:id="545" w:author="Varun Mamillapalli" w:date="2016-12-02T03:43:00Z">
              <w:r>
                <w:rPr>
                  <w:rFonts w:ascii="Times New Roman" w:hAnsi="Times New Roman" w:cs="Times New Roman"/>
                  <w:sz w:val="24"/>
                </w:rPr>
                <w:t>Keccak 256</w:t>
              </w:r>
            </w:ins>
          </w:p>
        </w:tc>
        <w:tc>
          <w:tcPr>
            <w:tcW w:w="2526" w:type="dxa"/>
          </w:tcPr>
          <w:p w14:paraId="0BE4BE47"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46" w:author="Varun Mamillapalli" w:date="2016-12-02T03:43:00Z"/>
                <w:rFonts w:ascii="Times New Roman" w:hAnsi="Times New Roman" w:cs="Times New Roman"/>
                <w:sz w:val="24"/>
              </w:rPr>
            </w:pPr>
            <w:ins w:id="547" w:author="Varun Mamillapalli" w:date="2016-12-02T03:43:00Z">
              <w:r>
                <w:rPr>
                  <w:rFonts w:ascii="Times New Roman" w:hAnsi="Times New Roman" w:cs="Times New Roman"/>
                  <w:sz w:val="24"/>
                </w:rPr>
                <w:t>RIPEMD 160</w:t>
              </w:r>
            </w:ins>
          </w:p>
        </w:tc>
        <w:tc>
          <w:tcPr>
            <w:tcW w:w="2150" w:type="dxa"/>
          </w:tcPr>
          <w:p w14:paraId="61645AF2" w14:textId="4D3BE271" w:rsidR="00BD7A0B" w:rsidRDefault="00CD1EFD" w:rsidP="002119E3">
            <w:pPr>
              <w:spacing w:before="120"/>
              <w:jc w:val="center"/>
              <w:cnfStyle w:val="000000100000" w:firstRow="0" w:lastRow="0" w:firstColumn="0" w:lastColumn="0" w:oddVBand="0" w:evenVBand="0" w:oddHBand="1" w:evenHBand="0" w:firstRowFirstColumn="0" w:firstRowLastColumn="0" w:lastRowFirstColumn="0" w:lastRowLastColumn="0"/>
              <w:rPr>
                <w:ins w:id="548" w:author="Varun Mamillapalli" w:date="2016-12-02T03:43:00Z"/>
                <w:rFonts w:ascii="Times New Roman" w:hAnsi="Times New Roman" w:cs="Times New Roman"/>
                <w:sz w:val="24"/>
              </w:rPr>
            </w:pPr>
            <w:r>
              <w:rPr>
                <w:rFonts w:ascii="Times New Roman" w:hAnsi="Times New Roman" w:cs="Times New Roman"/>
                <w:sz w:val="24"/>
              </w:rPr>
              <w:t>To be added</w:t>
            </w:r>
          </w:p>
        </w:tc>
      </w:tr>
      <w:tr w:rsidR="00BD7A0B" w14:paraId="32045916" w14:textId="77777777" w:rsidTr="002119E3">
        <w:trPr>
          <w:trHeight w:val="576"/>
          <w:ins w:id="549"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7B71E670" w14:textId="77777777" w:rsidR="00BD7A0B" w:rsidRDefault="00BD7A0B" w:rsidP="002119E3">
            <w:pPr>
              <w:spacing w:before="120"/>
              <w:jc w:val="center"/>
              <w:rPr>
                <w:ins w:id="550" w:author="Varun Mamillapalli" w:date="2016-12-02T03:43:00Z"/>
                <w:rFonts w:ascii="Times New Roman" w:hAnsi="Times New Roman" w:cs="Times New Roman"/>
                <w:sz w:val="24"/>
              </w:rPr>
            </w:pPr>
            <w:ins w:id="551" w:author="Varun Mamillapalli" w:date="2016-12-02T03:43:00Z">
              <w:r>
                <w:rPr>
                  <w:rFonts w:ascii="Times New Roman" w:hAnsi="Times New Roman" w:cs="Times New Roman"/>
                  <w:sz w:val="24"/>
                </w:rPr>
                <w:t>Minimum Nodes</w:t>
              </w:r>
            </w:ins>
          </w:p>
        </w:tc>
        <w:tc>
          <w:tcPr>
            <w:tcW w:w="2337" w:type="dxa"/>
          </w:tcPr>
          <w:p w14:paraId="5BA23FA9"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52" w:author="Varun Mamillapalli" w:date="2016-12-02T03:43:00Z"/>
                <w:rFonts w:ascii="Times New Roman" w:hAnsi="Times New Roman" w:cs="Times New Roman"/>
                <w:sz w:val="24"/>
              </w:rPr>
            </w:pPr>
            <w:ins w:id="553" w:author="Varun Mamillapalli" w:date="2016-12-02T03:43:00Z">
              <w:r>
                <w:rPr>
                  <w:rFonts w:ascii="Times New Roman" w:hAnsi="Times New Roman" w:cs="Times New Roman"/>
                  <w:sz w:val="24"/>
                </w:rPr>
                <w:t>1</w:t>
              </w:r>
            </w:ins>
          </w:p>
        </w:tc>
        <w:tc>
          <w:tcPr>
            <w:tcW w:w="2526" w:type="dxa"/>
          </w:tcPr>
          <w:p w14:paraId="7A7122AA"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54" w:author="Varun Mamillapalli" w:date="2016-12-02T03:43:00Z"/>
                <w:rFonts w:ascii="Times New Roman" w:hAnsi="Times New Roman" w:cs="Times New Roman"/>
                <w:sz w:val="24"/>
              </w:rPr>
            </w:pPr>
            <w:ins w:id="555" w:author="Varun Mamillapalli" w:date="2016-12-02T03:43:00Z">
              <w:r>
                <w:rPr>
                  <w:rFonts w:ascii="Times New Roman" w:hAnsi="Times New Roman" w:cs="Times New Roman"/>
                  <w:sz w:val="24"/>
                </w:rPr>
                <w:t>4</w:t>
              </w:r>
            </w:ins>
          </w:p>
        </w:tc>
        <w:tc>
          <w:tcPr>
            <w:tcW w:w="2150" w:type="dxa"/>
          </w:tcPr>
          <w:p w14:paraId="614BBFA7" w14:textId="0D6ADF4C" w:rsidR="00BD7A0B" w:rsidRDefault="00CD1EFD" w:rsidP="002119E3">
            <w:pPr>
              <w:spacing w:before="120"/>
              <w:jc w:val="center"/>
              <w:cnfStyle w:val="000000000000" w:firstRow="0" w:lastRow="0" w:firstColumn="0" w:lastColumn="0" w:oddVBand="0" w:evenVBand="0" w:oddHBand="0" w:evenHBand="0" w:firstRowFirstColumn="0" w:firstRowLastColumn="0" w:lastRowFirstColumn="0" w:lastRowLastColumn="0"/>
              <w:rPr>
                <w:ins w:id="556" w:author="Varun Mamillapalli" w:date="2016-12-02T03:43:00Z"/>
                <w:rFonts w:ascii="Times New Roman" w:hAnsi="Times New Roman" w:cs="Times New Roman"/>
                <w:sz w:val="24"/>
              </w:rPr>
            </w:pPr>
            <w:r>
              <w:rPr>
                <w:rFonts w:ascii="Times New Roman" w:hAnsi="Times New Roman" w:cs="Times New Roman"/>
                <w:sz w:val="24"/>
              </w:rPr>
              <w:t>To be added</w:t>
            </w:r>
          </w:p>
        </w:tc>
      </w:tr>
      <w:tr w:rsidR="00BD7A0B" w14:paraId="128F9B4E" w14:textId="77777777" w:rsidTr="002119E3">
        <w:trPr>
          <w:cnfStyle w:val="000000100000" w:firstRow="0" w:lastRow="0" w:firstColumn="0" w:lastColumn="0" w:oddVBand="0" w:evenVBand="0" w:oddHBand="1" w:evenHBand="0" w:firstRowFirstColumn="0" w:firstRowLastColumn="0" w:lastRowFirstColumn="0" w:lastRowLastColumn="0"/>
          <w:trHeight w:val="576"/>
          <w:ins w:id="557"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6BDA7EA6" w14:textId="77777777" w:rsidR="00BD7A0B" w:rsidRDefault="00BD7A0B" w:rsidP="002119E3">
            <w:pPr>
              <w:spacing w:before="120"/>
              <w:jc w:val="center"/>
              <w:rPr>
                <w:ins w:id="558" w:author="Varun Mamillapalli" w:date="2016-12-02T03:43:00Z"/>
                <w:rFonts w:ascii="Times New Roman" w:hAnsi="Times New Roman" w:cs="Times New Roman"/>
                <w:sz w:val="24"/>
              </w:rPr>
            </w:pPr>
            <w:ins w:id="559" w:author="Varun Mamillapalli" w:date="2016-12-02T03:43:00Z">
              <w:r>
                <w:rPr>
                  <w:rFonts w:ascii="Times New Roman" w:hAnsi="Times New Roman" w:cs="Times New Roman"/>
                  <w:sz w:val="24"/>
                </w:rPr>
                <w:t>Supported OS’</w:t>
              </w:r>
            </w:ins>
          </w:p>
        </w:tc>
        <w:tc>
          <w:tcPr>
            <w:tcW w:w="2337" w:type="dxa"/>
          </w:tcPr>
          <w:p w14:paraId="3839A875"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60" w:author="Varun Mamillapalli" w:date="2016-12-02T03:43:00Z"/>
                <w:rFonts w:ascii="Times New Roman" w:hAnsi="Times New Roman" w:cs="Times New Roman"/>
                <w:sz w:val="24"/>
              </w:rPr>
            </w:pPr>
            <w:ins w:id="561" w:author="Varun Mamillapalli" w:date="2016-12-02T03:43:00Z">
              <w:r>
                <w:rPr>
                  <w:rFonts w:ascii="Times New Roman" w:hAnsi="Times New Roman" w:cs="Times New Roman"/>
                  <w:sz w:val="24"/>
                </w:rPr>
                <w:t>Windows, Linux, MAC, ARM</w:t>
              </w:r>
            </w:ins>
          </w:p>
        </w:tc>
        <w:tc>
          <w:tcPr>
            <w:tcW w:w="2526" w:type="dxa"/>
          </w:tcPr>
          <w:p w14:paraId="1700579D"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62" w:author="Varun Mamillapalli" w:date="2016-12-02T03:43:00Z"/>
                <w:rFonts w:ascii="Times New Roman" w:hAnsi="Times New Roman" w:cs="Times New Roman"/>
                <w:sz w:val="24"/>
              </w:rPr>
            </w:pPr>
            <w:ins w:id="563" w:author="Varun Mamillapalli" w:date="2016-12-02T03:43:00Z">
              <w:r>
                <w:rPr>
                  <w:rFonts w:ascii="Times New Roman" w:hAnsi="Times New Roman" w:cs="Times New Roman"/>
                  <w:sz w:val="24"/>
                </w:rPr>
                <w:t>Windows, Linux, MAC</w:t>
              </w:r>
            </w:ins>
          </w:p>
        </w:tc>
        <w:tc>
          <w:tcPr>
            <w:tcW w:w="2150" w:type="dxa"/>
          </w:tcPr>
          <w:p w14:paraId="032DE3FA"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64" w:author="Varun Mamillapalli" w:date="2016-12-02T03:43:00Z"/>
                <w:rFonts w:ascii="Times New Roman" w:hAnsi="Times New Roman" w:cs="Times New Roman"/>
                <w:sz w:val="24"/>
              </w:rPr>
            </w:pPr>
            <w:ins w:id="565" w:author="Varun Mamillapalli" w:date="2016-12-02T03:43:00Z">
              <w:r>
                <w:rPr>
                  <w:rFonts w:ascii="Times New Roman" w:hAnsi="Times New Roman" w:cs="Times New Roman"/>
                  <w:sz w:val="24"/>
                </w:rPr>
                <w:t>N/A (Java 64-bit)</w:t>
              </w:r>
            </w:ins>
          </w:p>
        </w:tc>
      </w:tr>
      <w:tr w:rsidR="00BD7A0B" w14:paraId="48FF5E19" w14:textId="77777777" w:rsidTr="002119E3">
        <w:trPr>
          <w:trHeight w:val="576"/>
          <w:ins w:id="566"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2A45BCA2" w14:textId="77777777" w:rsidR="00BD7A0B" w:rsidRDefault="00BD7A0B" w:rsidP="002119E3">
            <w:pPr>
              <w:spacing w:before="120"/>
              <w:jc w:val="center"/>
              <w:rPr>
                <w:ins w:id="567" w:author="Varun Mamillapalli" w:date="2016-12-02T03:43:00Z"/>
                <w:rFonts w:ascii="Times New Roman" w:hAnsi="Times New Roman" w:cs="Times New Roman"/>
                <w:sz w:val="24"/>
              </w:rPr>
            </w:pPr>
            <w:ins w:id="568" w:author="Varun Mamillapalli" w:date="2016-12-02T03:43:00Z">
              <w:r>
                <w:rPr>
                  <w:rFonts w:ascii="Times New Roman" w:hAnsi="Times New Roman" w:cs="Times New Roman"/>
                  <w:sz w:val="24"/>
                </w:rPr>
                <w:t>Robust Codebase</w:t>
              </w:r>
            </w:ins>
          </w:p>
        </w:tc>
        <w:tc>
          <w:tcPr>
            <w:tcW w:w="2337" w:type="dxa"/>
          </w:tcPr>
          <w:p w14:paraId="50624D4C"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69" w:author="Varun Mamillapalli" w:date="2016-12-02T03:43:00Z"/>
                <w:rFonts w:ascii="Times New Roman" w:hAnsi="Times New Roman" w:cs="Times New Roman"/>
                <w:sz w:val="24"/>
              </w:rPr>
            </w:pPr>
            <w:ins w:id="570" w:author="Varun Mamillapalli" w:date="2016-12-02T03:43:00Z">
              <w:r>
                <w:rPr>
                  <w:rFonts w:ascii="Times New Roman" w:hAnsi="Times New Roman" w:cs="Times New Roman"/>
                  <w:sz w:val="24"/>
                </w:rPr>
                <w:t>Medium - High</w:t>
              </w:r>
            </w:ins>
          </w:p>
        </w:tc>
        <w:tc>
          <w:tcPr>
            <w:tcW w:w="2526" w:type="dxa"/>
          </w:tcPr>
          <w:p w14:paraId="663C2A28"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71" w:author="Varun Mamillapalli" w:date="2016-12-02T03:43:00Z"/>
                <w:rFonts w:ascii="Times New Roman" w:hAnsi="Times New Roman" w:cs="Times New Roman"/>
                <w:sz w:val="24"/>
              </w:rPr>
            </w:pPr>
            <w:ins w:id="572" w:author="Varun Mamillapalli" w:date="2016-12-02T03:43:00Z">
              <w:r>
                <w:rPr>
                  <w:rFonts w:ascii="Times New Roman" w:hAnsi="Times New Roman" w:cs="Times New Roman"/>
                  <w:sz w:val="24"/>
                </w:rPr>
                <w:t>Low - Medium</w:t>
              </w:r>
            </w:ins>
          </w:p>
        </w:tc>
        <w:tc>
          <w:tcPr>
            <w:tcW w:w="2150" w:type="dxa"/>
          </w:tcPr>
          <w:p w14:paraId="2D2A40A9" w14:textId="77777777" w:rsidR="00BD7A0B" w:rsidRDefault="00BD7A0B" w:rsidP="002119E3">
            <w:pPr>
              <w:jc w:val="center"/>
              <w:cnfStyle w:val="000000000000" w:firstRow="0" w:lastRow="0" w:firstColumn="0" w:lastColumn="0" w:oddVBand="0" w:evenVBand="0" w:oddHBand="0" w:evenHBand="0" w:firstRowFirstColumn="0" w:firstRowLastColumn="0" w:lastRowFirstColumn="0" w:lastRowLastColumn="0"/>
              <w:rPr>
                <w:ins w:id="573" w:author="Varun Mamillapalli" w:date="2016-12-02T03:43:00Z"/>
                <w:rFonts w:ascii="Times New Roman" w:hAnsi="Times New Roman" w:cs="Times New Roman"/>
                <w:sz w:val="24"/>
              </w:rPr>
            </w:pPr>
            <w:ins w:id="574" w:author="Varun Mamillapalli" w:date="2016-12-02T03:43:00Z">
              <w:r>
                <w:rPr>
                  <w:rFonts w:ascii="Times New Roman" w:hAnsi="Times New Roman" w:cs="Times New Roman"/>
                  <w:sz w:val="24"/>
                </w:rPr>
                <w:t>Reference Implementation</w:t>
              </w:r>
            </w:ins>
          </w:p>
        </w:tc>
      </w:tr>
      <w:tr w:rsidR="00BD7A0B" w14:paraId="60235A73" w14:textId="77777777" w:rsidTr="002119E3">
        <w:trPr>
          <w:cnfStyle w:val="000000100000" w:firstRow="0" w:lastRow="0" w:firstColumn="0" w:lastColumn="0" w:oddVBand="0" w:evenVBand="0" w:oddHBand="1" w:evenHBand="0" w:firstRowFirstColumn="0" w:firstRowLastColumn="0" w:lastRowFirstColumn="0" w:lastRowLastColumn="0"/>
          <w:trHeight w:val="576"/>
          <w:ins w:id="575"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07C9C299" w14:textId="77777777" w:rsidR="00BD7A0B" w:rsidRDefault="00BD7A0B" w:rsidP="002119E3">
            <w:pPr>
              <w:jc w:val="center"/>
              <w:rPr>
                <w:ins w:id="576" w:author="Varun Mamillapalli" w:date="2016-12-02T03:43:00Z"/>
                <w:rFonts w:ascii="Times New Roman" w:hAnsi="Times New Roman" w:cs="Times New Roman"/>
                <w:sz w:val="24"/>
              </w:rPr>
            </w:pPr>
            <w:ins w:id="577" w:author="Varun Mamillapalli" w:date="2016-12-02T03:43:00Z">
              <w:r>
                <w:rPr>
                  <w:rFonts w:ascii="Times New Roman" w:hAnsi="Times New Roman" w:cs="Times New Roman"/>
                  <w:sz w:val="24"/>
                </w:rPr>
                <w:t>Fault Tolerance Level</w:t>
              </w:r>
            </w:ins>
          </w:p>
        </w:tc>
        <w:tc>
          <w:tcPr>
            <w:tcW w:w="2337" w:type="dxa"/>
          </w:tcPr>
          <w:p w14:paraId="623B0F11"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78" w:author="Varun Mamillapalli" w:date="2016-12-02T03:43:00Z"/>
                <w:rFonts w:ascii="Times New Roman" w:hAnsi="Times New Roman" w:cs="Times New Roman"/>
                <w:sz w:val="24"/>
              </w:rPr>
            </w:pPr>
            <w:ins w:id="579" w:author="Varun Mamillapalli" w:date="2016-12-02T03:43:00Z">
              <w:r>
                <w:rPr>
                  <w:rFonts w:ascii="Times New Roman" w:hAnsi="Times New Roman" w:cs="Times New Roman"/>
                  <w:sz w:val="24"/>
                </w:rPr>
                <w:t>1/2 of the nodes</w:t>
              </w:r>
            </w:ins>
          </w:p>
        </w:tc>
        <w:tc>
          <w:tcPr>
            <w:tcW w:w="2526" w:type="dxa"/>
          </w:tcPr>
          <w:p w14:paraId="0EBDF4D1"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80" w:author="Varun Mamillapalli" w:date="2016-12-02T03:43:00Z"/>
                <w:rFonts w:ascii="Times New Roman" w:hAnsi="Times New Roman" w:cs="Times New Roman"/>
                <w:sz w:val="24"/>
              </w:rPr>
            </w:pPr>
            <w:ins w:id="581" w:author="Varun Mamillapalli" w:date="2016-12-02T03:43:00Z">
              <w:r>
                <w:rPr>
                  <w:rFonts w:ascii="Times New Roman" w:hAnsi="Times New Roman" w:cs="Times New Roman"/>
                  <w:sz w:val="24"/>
                </w:rPr>
                <w:t>1/3 of the nodes</w:t>
              </w:r>
            </w:ins>
          </w:p>
        </w:tc>
        <w:tc>
          <w:tcPr>
            <w:tcW w:w="2150" w:type="dxa"/>
          </w:tcPr>
          <w:p w14:paraId="2865B026" w14:textId="58051CB5" w:rsidR="00BD7A0B" w:rsidRDefault="00CD1EFD" w:rsidP="002119E3">
            <w:pPr>
              <w:spacing w:before="120"/>
              <w:jc w:val="center"/>
              <w:cnfStyle w:val="000000100000" w:firstRow="0" w:lastRow="0" w:firstColumn="0" w:lastColumn="0" w:oddVBand="0" w:evenVBand="0" w:oddHBand="1" w:evenHBand="0" w:firstRowFirstColumn="0" w:firstRowLastColumn="0" w:lastRowFirstColumn="0" w:lastRowLastColumn="0"/>
              <w:rPr>
                <w:ins w:id="582" w:author="Varun Mamillapalli" w:date="2016-12-02T03:43:00Z"/>
                <w:rFonts w:ascii="Times New Roman" w:hAnsi="Times New Roman" w:cs="Times New Roman"/>
                <w:sz w:val="24"/>
              </w:rPr>
            </w:pPr>
            <w:r>
              <w:rPr>
                <w:rFonts w:ascii="Times New Roman" w:hAnsi="Times New Roman" w:cs="Times New Roman"/>
                <w:sz w:val="24"/>
              </w:rPr>
              <w:t>To be added</w:t>
            </w:r>
          </w:p>
        </w:tc>
      </w:tr>
      <w:tr w:rsidR="00BD7A0B" w14:paraId="1332D135" w14:textId="77777777" w:rsidTr="002119E3">
        <w:trPr>
          <w:trHeight w:val="576"/>
          <w:ins w:id="583"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4751D3E8" w14:textId="77777777" w:rsidR="00BD7A0B" w:rsidRDefault="00BD7A0B" w:rsidP="002119E3">
            <w:pPr>
              <w:spacing w:before="120"/>
              <w:jc w:val="center"/>
              <w:rPr>
                <w:ins w:id="584" w:author="Varun Mamillapalli" w:date="2016-12-02T03:43:00Z"/>
                <w:rFonts w:ascii="Times New Roman" w:hAnsi="Times New Roman" w:cs="Times New Roman"/>
                <w:sz w:val="24"/>
              </w:rPr>
            </w:pPr>
            <w:ins w:id="585" w:author="Varun Mamillapalli" w:date="2016-12-02T03:43:00Z">
              <w:r>
                <w:rPr>
                  <w:rFonts w:ascii="Times New Roman" w:hAnsi="Times New Roman" w:cs="Times New Roman"/>
                  <w:sz w:val="24"/>
                </w:rPr>
                <w:t>Documentation</w:t>
              </w:r>
            </w:ins>
          </w:p>
        </w:tc>
        <w:tc>
          <w:tcPr>
            <w:tcW w:w="2337" w:type="dxa"/>
          </w:tcPr>
          <w:p w14:paraId="293B34DD"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86" w:author="Varun Mamillapalli" w:date="2016-12-02T03:43:00Z"/>
                <w:rFonts w:ascii="Times New Roman" w:hAnsi="Times New Roman" w:cs="Times New Roman"/>
                <w:sz w:val="24"/>
              </w:rPr>
            </w:pPr>
            <w:ins w:id="587" w:author="Varun Mamillapalli" w:date="2016-12-02T03:43:00Z">
              <w:r>
                <w:rPr>
                  <w:rFonts w:ascii="Times New Roman" w:hAnsi="Times New Roman" w:cs="Times New Roman"/>
                  <w:sz w:val="24"/>
                </w:rPr>
                <w:t>Mostly Clear</w:t>
              </w:r>
            </w:ins>
          </w:p>
        </w:tc>
        <w:tc>
          <w:tcPr>
            <w:tcW w:w="2526" w:type="dxa"/>
          </w:tcPr>
          <w:p w14:paraId="5F67C3FF"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88" w:author="Varun Mamillapalli" w:date="2016-12-02T03:43:00Z"/>
                <w:rFonts w:ascii="Times New Roman" w:hAnsi="Times New Roman" w:cs="Times New Roman"/>
                <w:sz w:val="24"/>
              </w:rPr>
            </w:pPr>
            <w:ins w:id="589" w:author="Varun Mamillapalli" w:date="2016-12-02T03:43:00Z">
              <w:r>
                <w:rPr>
                  <w:rFonts w:ascii="Times New Roman" w:hAnsi="Times New Roman" w:cs="Times New Roman"/>
                  <w:sz w:val="24"/>
                </w:rPr>
                <w:t>Ambiguous</w:t>
              </w:r>
            </w:ins>
          </w:p>
        </w:tc>
        <w:tc>
          <w:tcPr>
            <w:tcW w:w="2150" w:type="dxa"/>
          </w:tcPr>
          <w:p w14:paraId="2AD6F2F1"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590" w:author="Varun Mamillapalli" w:date="2016-12-02T03:43:00Z"/>
                <w:rFonts w:ascii="Times New Roman" w:hAnsi="Times New Roman" w:cs="Times New Roman"/>
                <w:sz w:val="24"/>
              </w:rPr>
            </w:pPr>
            <w:ins w:id="591" w:author="Varun Mamillapalli" w:date="2016-12-02T03:43:00Z">
              <w:r>
                <w:rPr>
                  <w:rFonts w:ascii="Times New Roman" w:hAnsi="Times New Roman" w:cs="Times New Roman"/>
                  <w:sz w:val="24"/>
                </w:rPr>
                <w:t>Very little</w:t>
              </w:r>
            </w:ins>
          </w:p>
        </w:tc>
      </w:tr>
      <w:tr w:rsidR="00BD7A0B" w14:paraId="00AB9ACC" w14:textId="77777777" w:rsidTr="002119E3">
        <w:trPr>
          <w:cnfStyle w:val="000000100000" w:firstRow="0" w:lastRow="0" w:firstColumn="0" w:lastColumn="0" w:oddVBand="0" w:evenVBand="0" w:oddHBand="1" w:evenHBand="0" w:firstRowFirstColumn="0" w:firstRowLastColumn="0" w:lastRowFirstColumn="0" w:lastRowLastColumn="0"/>
          <w:trHeight w:val="576"/>
          <w:ins w:id="592"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1F90A6F0" w14:textId="77777777" w:rsidR="00BD7A0B" w:rsidRDefault="00BD7A0B" w:rsidP="002119E3">
            <w:pPr>
              <w:jc w:val="center"/>
              <w:rPr>
                <w:ins w:id="593" w:author="Varun Mamillapalli" w:date="2016-12-02T03:43:00Z"/>
                <w:rFonts w:ascii="Times New Roman" w:hAnsi="Times New Roman" w:cs="Times New Roman"/>
                <w:sz w:val="24"/>
              </w:rPr>
            </w:pPr>
            <w:ins w:id="594" w:author="Varun Mamillapalli" w:date="2016-12-02T03:43:00Z">
              <w:r>
                <w:rPr>
                  <w:rFonts w:ascii="Times New Roman" w:hAnsi="Times New Roman" w:cs="Times New Roman"/>
                  <w:sz w:val="24"/>
                </w:rPr>
                <w:t>Implementation Complexity</w:t>
              </w:r>
            </w:ins>
          </w:p>
        </w:tc>
        <w:tc>
          <w:tcPr>
            <w:tcW w:w="2337" w:type="dxa"/>
          </w:tcPr>
          <w:p w14:paraId="0B610002"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95" w:author="Varun Mamillapalli" w:date="2016-12-02T03:43:00Z"/>
                <w:rFonts w:ascii="Times New Roman" w:hAnsi="Times New Roman" w:cs="Times New Roman"/>
                <w:sz w:val="24"/>
              </w:rPr>
            </w:pPr>
            <w:ins w:id="596" w:author="Varun Mamillapalli" w:date="2016-12-02T03:43:00Z">
              <w:r>
                <w:rPr>
                  <w:rFonts w:ascii="Times New Roman" w:hAnsi="Times New Roman" w:cs="Times New Roman"/>
                  <w:sz w:val="24"/>
                </w:rPr>
                <w:t>Easy – Medium</w:t>
              </w:r>
            </w:ins>
          </w:p>
        </w:tc>
        <w:tc>
          <w:tcPr>
            <w:tcW w:w="2526" w:type="dxa"/>
          </w:tcPr>
          <w:p w14:paraId="234A16C2"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97" w:author="Varun Mamillapalli" w:date="2016-12-02T03:43:00Z"/>
                <w:rFonts w:ascii="Times New Roman" w:hAnsi="Times New Roman" w:cs="Times New Roman"/>
                <w:sz w:val="24"/>
              </w:rPr>
            </w:pPr>
            <w:ins w:id="598" w:author="Varun Mamillapalli" w:date="2016-12-02T03:43:00Z">
              <w:r>
                <w:rPr>
                  <w:rFonts w:ascii="Times New Roman" w:hAnsi="Times New Roman" w:cs="Times New Roman"/>
                  <w:sz w:val="24"/>
                </w:rPr>
                <w:t>Medium – Hard</w:t>
              </w:r>
            </w:ins>
          </w:p>
        </w:tc>
        <w:tc>
          <w:tcPr>
            <w:tcW w:w="2150" w:type="dxa"/>
          </w:tcPr>
          <w:p w14:paraId="6C57D5A2"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599" w:author="Varun Mamillapalli" w:date="2016-12-02T03:43:00Z"/>
                <w:rFonts w:ascii="Times New Roman" w:hAnsi="Times New Roman" w:cs="Times New Roman"/>
                <w:sz w:val="24"/>
              </w:rPr>
            </w:pPr>
            <w:ins w:id="600" w:author="Varun Mamillapalli" w:date="2016-12-02T03:43:00Z">
              <w:r>
                <w:rPr>
                  <w:rFonts w:ascii="Times New Roman" w:hAnsi="Times New Roman" w:cs="Times New Roman"/>
                  <w:sz w:val="24"/>
                </w:rPr>
                <w:t>Easy</w:t>
              </w:r>
            </w:ins>
          </w:p>
        </w:tc>
      </w:tr>
      <w:tr w:rsidR="00BD7A0B" w14:paraId="39D7930A" w14:textId="77777777" w:rsidTr="002119E3">
        <w:trPr>
          <w:trHeight w:val="576"/>
          <w:ins w:id="601"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525E29CC" w14:textId="77777777" w:rsidR="00BD7A0B" w:rsidRDefault="00BD7A0B" w:rsidP="002119E3">
            <w:pPr>
              <w:spacing w:before="120"/>
              <w:jc w:val="center"/>
              <w:rPr>
                <w:ins w:id="602" w:author="Varun Mamillapalli" w:date="2016-12-02T03:43:00Z"/>
                <w:rFonts w:ascii="Times New Roman" w:hAnsi="Times New Roman" w:cs="Times New Roman"/>
                <w:sz w:val="24"/>
              </w:rPr>
            </w:pPr>
            <w:ins w:id="603" w:author="Varun Mamillapalli" w:date="2016-12-02T03:43:00Z">
              <w:r>
                <w:rPr>
                  <w:rFonts w:ascii="Times New Roman" w:hAnsi="Times New Roman" w:cs="Times New Roman"/>
                  <w:sz w:val="24"/>
                </w:rPr>
                <w:t>Accountability</w:t>
              </w:r>
            </w:ins>
          </w:p>
        </w:tc>
        <w:tc>
          <w:tcPr>
            <w:tcW w:w="2337" w:type="dxa"/>
          </w:tcPr>
          <w:p w14:paraId="01765EF7"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604" w:author="Varun Mamillapalli" w:date="2016-12-02T03:43:00Z"/>
                <w:rFonts w:ascii="Times New Roman" w:hAnsi="Times New Roman" w:cs="Times New Roman"/>
                <w:sz w:val="24"/>
              </w:rPr>
            </w:pPr>
            <w:ins w:id="605" w:author="Varun Mamillapalli" w:date="2016-12-02T03:43:00Z">
              <w:r>
                <w:rPr>
                  <w:rFonts w:ascii="Times New Roman" w:hAnsi="Times New Roman" w:cs="Times New Roman"/>
                  <w:sz w:val="24"/>
                </w:rPr>
                <w:t>No</w:t>
              </w:r>
            </w:ins>
          </w:p>
        </w:tc>
        <w:tc>
          <w:tcPr>
            <w:tcW w:w="2526" w:type="dxa"/>
          </w:tcPr>
          <w:p w14:paraId="3525DF3B"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606" w:author="Varun Mamillapalli" w:date="2016-12-02T03:43:00Z"/>
                <w:rFonts w:ascii="Times New Roman" w:hAnsi="Times New Roman" w:cs="Times New Roman"/>
                <w:sz w:val="24"/>
              </w:rPr>
            </w:pPr>
            <w:ins w:id="607" w:author="Varun Mamillapalli" w:date="2016-12-02T03:43:00Z">
              <w:r>
                <w:rPr>
                  <w:rFonts w:ascii="Times New Roman" w:hAnsi="Times New Roman" w:cs="Times New Roman"/>
                  <w:sz w:val="24"/>
                </w:rPr>
                <w:t>Yes</w:t>
              </w:r>
            </w:ins>
          </w:p>
        </w:tc>
        <w:tc>
          <w:tcPr>
            <w:tcW w:w="2150" w:type="dxa"/>
          </w:tcPr>
          <w:p w14:paraId="08F1A870" w14:textId="572B2B23" w:rsidR="00BD7A0B" w:rsidRDefault="00CD1EFD" w:rsidP="002119E3">
            <w:pPr>
              <w:spacing w:before="120"/>
              <w:jc w:val="center"/>
              <w:cnfStyle w:val="000000000000" w:firstRow="0" w:lastRow="0" w:firstColumn="0" w:lastColumn="0" w:oddVBand="0" w:evenVBand="0" w:oddHBand="0" w:evenHBand="0" w:firstRowFirstColumn="0" w:firstRowLastColumn="0" w:lastRowFirstColumn="0" w:lastRowLastColumn="0"/>
              <w:rPr>
                <w:ins w:id="608" w:author="Varun Mamillapalli" w:date="2016-12-02T03:43:00Z"/>
                <w:rFonts w:ascii="Times New Roman" w:hAnsi="Times New Roman" w:cs="Times New Roman"/>
                <w:sz w:val="24"/>
              </w:rPr>
            </w:pPr>
            <w:r>
              <w:rPr>
                <w:rFonts w:ascii="Times New Roman" w:hAnsi="Times New Roman" w:cs="Times New Roman"/>
                <w:sz w:val="24"/>
              </w:rPr>
              <w:t>To be added</w:t>
            </w:r>
          </w:p>
        </w:tc>
      </w:tr>
      <w:tr w:rsidR="00BD7A0B" w14:paraId="126D30EC" w14:textId="77777777" w:rsidTr="002119E3">
        <w:trPr>
          <w:cnfStyle w:val="000000100000" w:firstRow="0" w:lastRow="0" w:firstColumn="0" w:lastColumn="0" w:oddVBand="0" w:evenVBand="0" w:oddHBand="1" w:evenHBand="0" w:firstRowFirstColumn="0" w:firstRowLastColumn="0" w:lastRowFirstColumn="0" w:lastRowLastColumn="0"/>
          <w:trHeight w:val="576"/>
          <w:ins w:id="609"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1E30A743" w14:textId="77777777" w:rsidR="00BD7A0B" w:rsidRDefault="00BD7A0B" w:rsidP="002119E3">
            <w:pPr>
              <w:spacing w:before="120"/>
              <w:jc w:val="center"/>
              <w:rPr>
                <w:ins w:id="610" w:author="Varun Mamillapalli" w:date="2016-12-02T03:43:00Z"/>
                <w:rFonts w:ascii="Times New Roman" w:hAnsi="Times New Roman" w:cs="Times New Roman"/>
                <w:sz w:val="24"/>
              </w:rPr>
            </w:pPr>
            <w:ins w:id="611" w:author="Varun Mamillapalli" w:date="2016-12-02T03:43:00Z">
              <w:r>
                <w:rPr>
                  <w:rFonts w:ascii="Times New Roman" w:hAnsi="Times New Roman" w:cs="Times New Roman"/>
                  <w:sz w:val="24"/>
                </w:rPr>
                <w:t>Transaction fees</w:t>
              </w:r>
            </w:ins>
          </w:p>
        </w:tc>
        <w:tc>
          <w:tcPr>
            <w:tcW w:w="2337" w:type="dxa"/>
          </w:tcPr>
          <w:p w14:paraId="4B8D6F2F"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612" w:author="Varun Mamillapalli" w:date="2016-12-02T03:43:00Z"/>
                <w:rFonts w:ascii="Times New Roman" w:hAnsi="Times New Roman" w:cs="Times New Roman"/>
                <w:sz w:val="24"/>
              </w:rPr>
            </w:pPr>
            <w:ins w:id="613" w:author="Varun Mamillapalli" w:date="2016-12-02T03:43:00Z">
              <w:r>
                <w:rPr>
                  <w:rFonts w:ascii="Times New Roman" w:hAnsi="Times New Roman" w:cs="Times New Roman"/>
                  <w:sz w:val="24"/>
                </w:rPr>
                <w:t>21000 gas</w:t>
              </w:r>
            </w:ins>
          </w:p>
        </w:tc>
        <w:tc>
          <w:tcPr>
            <w:tcW w:w="2526" w:type="dxa"/>
          </w:tcPr>
          <w:p w14:paraId="0BEF409C"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614" w:author="Varun Mamillapalli" w:date="2016-12-02T03:43:00Z"/>
                <w:rFonts w:ascii="Times New Roman" w:hAnsi="Times New Roman" w:cs="Times New Roman"/>
                <w:sz w:val="24"/>
              </w:rPr>
            </w:pPr>
          </w:p>
        </w:tc>
        <w:tc>
          <w:tcPr>
            <w:tcW w:w="2150" w:type="dxa"/>
          </w:tcPr>
          <w:p w14:paraId="748E4EAD" w14:textId="77777777" w:rsidR="00BD7A0B" w:rsidRDefault="00BD7A0B" w:rsidP="002119E3">
            <w:pPr>
              <w:spacing w:before="120"/>
              <w:jc w:val="center"/>
              <w:cnfStyle w:val="000000100000" w:firstRow="0" w:lastRow="0" w:firstColumn="0" w:lastColumn="0" w:oddVBand="0" w:evenVBand="0" w:oddHBand="1" w:evenHBand="0" w:firstRowFirstColumn="0" w:firstRowLastColumn="0" w:lastRowFirstColumn="0" w:lastRowLastColumn="0"/>
              <w:rPr>
                <w:ins w:id="615" w:author="Varun Mamillapalli" w:date="2016-12-02T03:43:00Z"/>
                <w:rFonts w:ascii="Times New Roman" w:hAnsi="Times New Roman" w:cs="Times New Roman"/>
                <w:sz w:val="24"/>
              </w:rPr>
            </w:pPr>
            <w:ins w:id="616" w:author="Varun Mamillapalli" w:date="2016-12-02T03:43:00Z">
              <w:r>
                <w:rPr>
                  <w:rFonts w:ascii="Times New Roman" w:hAnsi="Times New Roman" w:cs="Times New Roman"/>
                  <w:sz w:val="24"/>
                </w:rPr>
                <w:t>No fees</w:t>
              </w:r>
            </w:ins>
          </w:p>
        </w:tc>
      </w:tr>
      <w:tr w:rsidR="00BD7A0B" w14:paraId="22FE6AE1" w14:textId="77777777" w:rsidTr="002119E3">
        <w:trPr>
          <w:trHeight w:val="576"/>
          <w:ins w:id="617" w:author="Varun Mamillapalli" w:date="2016-12-02T03:43:00Z"/>
        </w:trPr>
        <w:tc>
          <w:tcPr>
            <w:cnfStyle w:val="001000000000" w:firstRow="0" w:lastRow="0" w:firstColumn="1" w:lastColumn="0" w:oddVBand="0" w:evenVBand="0" w:oddHBand="0" w:evenHBand="0" w:firstRowFirstColumn="0" w:firstRowLastColumn="0" w:lastRowFirstColumn="0" w:lastRowLastColumn="0"/>
            <w:tcW w:w="2337" w:type="dxa"/>
          </w:tcPr>
          <w:p w14:paraId="01FA7AC5" w14:textId="77777777" w:rsidR="00BD7A0B" w:rsidRDefault="00BD7A0B" w:rsidP="002119E3">
            <w:pPr>
              <w:spacing w:before="120"/>
              <w:jc w:val="center"/>
              <w:rPr>
                <w:ins w:id="618" w:author="Varun Mamillapalli" w:date="2016-12-02T03:43:00Z"/>
                <w:rFonts w:ascii="Times New Roman" w:hAnsi="Times New Roman" w:cs="Times New Roman"/>
                <w:sz w:val="24"/>
              </w:rPr>
            </w:pPr>
            <w:ins w:id="619" w:author="Varun Mamillapalli" w:date="2016-12-02T03:43:00Z">
              <w:r>
                <w:rPr>
                  <w:rFonts w:ascii="Times New Roman" w:hAnsi="Times New Roman" w:cs="Times New Roman"/>
                  <w:sz w:val="24"/>
                </w:rPr>
                <w:t xml:space="preserve">Target </w:t>
              </w:r>
              <w:proofErr w:type="spellStart"/>
              <w:r>
                <w:rPr>
                  <w:rFonts w:ascii="Times New Roman" w:hAnsi="Times New Roman" w:cs="Times New Roman"/>
                  <w:sz w:val="24"/>
                </w:rPr>
                <w:t>Usecases</w:t>
              </w:r>
              <w:proofErr w:type="spellEnd"/>
            </w:ins>
          </w:p>
        </w:tc>
        <w:tc>
          <w:tcPr>
            <w:tcW w:w="2337" w:type="dxa"/>
          </w:tcPr>
          <w:p w14:paraId="0144916A"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620" w:author="Varun Mamillapalli" w:date="2016-12-02T03:43:00Z"/>
                <w:rFonts w:ascii="Times New Roman" w:hAnsi="Times New Roman" w:cs="Times New Roman"/>
                <w:sz w:val="24"/>
              </w:rPr>
            </w:pPr>
            <w:ins w:id="621" w:author="Varun Mamillapalli" w:date="2016-12-02T03:43:00Z">
              <w:r>
                <w:rPr>
                  <w:rFonts w:ascii="Times New Roman" w:hAnsi="Times New Roman" w:cs="Times New Roman"/>
                  <w:sz w:val="24"/>
                </w:rPr>
                <w:t>Distributed Apps</w:t>
              </w:r>
            </w:ins>
          </w:p>
        </w:tc>
        <w:tc>
          <w:tcPr>
            <w:tcW w:w="2526" w:type="dxa"/>
          </w:tcPr>
          <w:p w14:paraId="3E8B4BAE" w14:textId="77777777" w:rsidR="00BD7A0B" w:rsidRDefault="00BD7A0B" w:rsidP="002119E3">
            <w:pPr>
              <w:jc w:val="center"/>
              <w:cnfStyle w:val="000000000000" w:firstRow="0" w:lastRow="0" w:firstColumn="0" w:lastColumn="0" w:oddVBand="0" w:evenVBand="0" w:oddHBand="0" w:evenHBand="0" w:firstRowFirstColumn="0" w:firstRowLastColumn="0" w:lastRowFirstColumn="0" w:lastRowLastColumn="0"/>
              <w:rPr>
                <w:ins w:id="622" w:author="Varun Mamillapalli" w:date="2016-12-02T03:43:00Z"/>
                <w:rFonts w:ascii="Times New Roman" w:hAnsi="Times New Roman" w:cs="Times New Roman"/>
                <w:sz w:val="24"/>
              </w:rPr>
            </w:pPr>
            <w:ins w:id="623" w:author="Varun Mamillapalli" w:date="2016-12-02T03:43:00Z">
              <w:r>
                <w:rPr>
                  <w:rFonts w:ascii="Times New Roman" w:hAnsi="Times New Roman" w:cs="Times New Roman"/>
                  <w:sz w:val="24"/>
                </w:rPr>
                <w:t>Enterprise applications for regulatory environments</w:t>
              </w:r>
            </w:ins>
          </w:p>
        </w:tc>
        <w:tc>
          <w:tcPr>
            <w:tcW w:w="2150" w:type="dxa"/>
          </w:tcPr>
          <w:p w14:paraId="00E31738" w14:textId="77777777" w:rsidR="00BD7A0B" w:rsidRDefault="00BD7A0B" w:rsidP="002119E3">
            <w:pPr>
              <w:spacing w:before="120"/>
              <w:jc w:val="center"/>
              <w:cnfStyle w:val="000000000000" w:firstRow="0" w:lastRow="0" w:firstColumn="0" w:lastColumn="0" w:oddVBand="0" w:evenVBand="0" w:oddHBand="0" w:evenHBand="0" w:firstRowFirstColumn="0" w:firstRowLastColumn="0" w:lastRowFirstColumn="0" w:lastRowLastColumn="0"/>
              <w:rPr>
                <w:ins w:id="624" w:author="Varun Mamillapalli" w:date="2016-12-02T03:43:00Z"/>
                <w:rFonts w:ascii="Times New Roman" w:hAnsi="Times New Roman" w:cs="Times New Roman"/>
                <w:sz w:val="24"/>
              </w:rPr>
            </w:pPr>
            <w:ins w:id="625" w:author="Varun Mamillapalli" w:date="2016-12-02T03:43:00Z">
              <w:r>
                <w:rPr>
                  <w:rFonts w:ascii="Times New Roman" w:hAnsi="Times New Roman" w:cs="Times New Roman"/>
                  <w:sz w:val="24"/>
                </w:rPr>
                <w:t>IoT applications</w:t>
              </w:r>
            </w:ins>
          </w:p>
        </w:tc>
      </w:tr>
    </w:tbl>
    <w:p w14:paraId="155701AC" w14:textId="4F4EF0BC" w:rsidR="00BD7A0B" w:rsidRPr="008C44CD" w:rsidRDefault="00AF7BAA" w:rsidP="00335EBB">
      <w:pPr>
        <w:jc w:val="center"/>
        <w:rPr>
          <w:ins w:id="626" w:author="Varun Mamillapalli" w:date="2016-12-02T03:43:00Z"/>
          <w:rFonts w:ascii="Times New Roman" w:hAnsi="Times New Roman" w:cs="Times New Roman"/>
          <w:sz w:val="24"/>
        </w:rPr>
      </w:pPr>
      <w:r>
        <w:rPr>
          <w:rFonts w:ascii="Times New Roman" w:hAnsi="Times New Roman" w:cs="Times New Roman"/>
          <w:sz w:val="24"/>
        </w:rPr>
        <w:t>Table 8.1</w:t>
      </w:r>
      <w:r w:rsidR="00BD7A0B">
        <w:rPr>
          <w:rFonts w:ascii="Times New Roman" w:hAnsi="Times New Roman" w:cs="Times New Roman"/>
          <w:sz w:val="24"/>
        </w:rPr>
        <w:t xml:space="preserve"> Ethereum vs Eris vs IOTA</w:t>
      </w:r>
    </w:p>
    <w:p w14:paraId="45E7F0D9" w14:textId="482276DB" w:rsidR="00BD7A0B" w:rsidRDefault="00BD7A0B" w:rsidP="00BD7A0B">
      <w:pPr>
        <w:spacing w:after="0" w:line="480" w:lineRule="auto"/>
        <w:jc w:val="both"/>
        <w:rPr>
          <w:ins w:id="627" w:author="Varun Mamillapalli" w:date="2016-12-02T03:43:00Z"/>
          <w:rFonts w:ascii="Times New Roman" w:hAnsi="Times New Roman" w:cs="Times New Roman"/>
          <w:sz w:val="24"/>
        </w:rPr>
      </w:pPr>
      <w:ins w:id="628" w:author="Varun Mamillapalli" w:date="2016-12-02T03:43:00Z">
        <w:r>
          <w:rPr>
            <w:rFonts w:ascii="Times New Roman" w:hAnsi="Times New Roman" w:cs="Times New Roman"/>
            <w:sz w:val="24"/>
          </w:rPr>
          <w:lastRenderedPageBreak/>
          <w:t>Ethereum has been around for a long time when compared to Eris and IOTA, so it is subjected to more scrutiny and has been tested by many researchers and developers. It is safe to say that Ethereum is well developed, has a robust codebase, and more importantly, a good developer community. It is rapidly improving in stages by documenting the limitations in each stage through Ethereum Improvement Proposals. [</w:t>
        </w:r>
      </w:ins>
      <w:r w:rsidR="00AE06C2">
        <w:rPr>
          <w:rFonts w:ascii="Times New Roman" w:hAnsi="Times New Roman" w:cs="Times New Roman"/>
          <w:sz w:val="24"/>
        </w:rPr>
        <w:t>64</w:t>
      </w:r>
      <w:ins w:id="629" w:author="Varun Mamillapalli" w:date="2016-12-02T03:43:00Z">
        <w:r>
          <w:rPr>
            <w:rFonts w:ascii="Times New Roman" w:hAnsi="Times New Roman" w:cs="Times New Roman"/>
            <w:sz w:val="24"/>
          </w:rPr>
          <w:t xml:space="preserve">] Since there is a strong debate that </w:t>
        </w:r>
        <w:proofErr w:type="spellStart"/>
        <w:r>
          <w:rPr>
            <w:rFonts w:ascii="Times New Roman" w:hAnsi="Times New Roman" w:cs="Times New Roman"/>
            <w:sz w:val="24"/>
          </w:rPr>
          <w:t>PoS</w:t>
        </w:r>
        <w:proofErr w:type="spellEnd"/>
        <w:r>
          <w:rPr>
            <w:rFonts w:ascii="Times New Roman" w:hAnsi="Times New Roman" w:cs="Times New Roman"/>
            <w:sz w:val="24"/>
          </w:rPr>
          <w:t xml:space="preserve"> is better than </w:t>
        </w:r>
        <w:proofErr w:type="spellStart"/>
        <w:r>
          <w:rPr>
            <w:rFonts w:ascii="Times New Roman" w:hAnsi="Times New Roman" w:cs="Times New Roman"/>
            <w:sz w:val="24"/>
          </w:rPr>
          <w:t>PoW</w:t>
        </w:r>
        <w:proofErr w:type="spellEnd"/>
        <w:r>
          <w:rPr>
            <w:rFonts w:ascii="Times New Roman" w:hAnsi="Times New Roman" w:cs="Times New Roman"/>
            <w:sz w:val="24"/>
          </w:rPr>
          <w:t xml:space="preserve"> in many areas, research is being conducted and Ethereum is planning to release their own version of </w:t>
        </w:r>
        <w:proofErr w:type="spellStart"/>
        <w:r>
          <w:rPr>
            <w:rFonts w:ascii="Times New Roman" w:hAnsi="Times New Roman" w:cs="Times New Roman"/>
            <w:sz w:val="24"/>
          </w:rPr>
          <w:t>PoS</w:t>
        </w:r>
        <w:proofErr w:type="spellEnd"/>
        <w:r>
          <w:rPr>
            <w:rFonts w:ascii="Times New Roman" w:hAnsi="Times New Roman" w:cs="Times New Roman"/>
            <w:sz w:val="24"/>
          </w:rPr>
          <w:t xml:space="preserve"> algorithm called Casper.</w:t>
        </w:r>
        <w:r>
          <w:t xml:space="preserve"> </w:t>
        </w:r>
        <w:r>
          <w:rPr>
            <w:rFonts w:ascii="Times New Roman" w:hAnsi="Times New Roman" w:cs="Times New Roman"/>
            <w:sz w:val="24"/>
          </w:rPr>
          <w:t>This algorithm claims to reduce the block time by starting with 4 seconds and going further down depending on how the network reacts. [</w:t>
        </w:r>
      </w:ins>
      <w:r w:rsidR="00AE06C2">
        <w:rPr>
          <w:rFonts w:ascii="Times New Roman" w:hAnsi="Times New Roman" w:cs="Times New Roman"/>
          <w:sz w:val="24"/>
        </w:rPr>
        <w:t>65</w:t>
      </w:r>
      <w:ins w:id="630" w:author="Varun Mamillapalli" w:date="2016-12-02T03:43:00Z">
        <w:r>
          <w:rPr>
            <w:rFonts w:ascii="Times New Roman" w:hAnsi="Times New Roman" w:cs="Times New Roman"/>
            <w:sz w:val="24"/>
          </w:rPr>
          <w:t xml:space="preserve">] Since the implementation is not concrete yet, it is difficult to compare Casper with Eris’ </w:t>
        </w:r>
        <w:proofErr w:type="spellStart"/>
        <w:r>
          <w:rPr>
            <w:rFonts w:ascii="Times New Roman" w:hAnsi="Times New Roman" w:cs="Times New Roman"/>
            <w:sz w:val="24"/>
          </w:rPr>
          <w:t>Tendermint</w:t>
        </w:r>
        <w:proofErr w:type="spellEnd"/>
        <w:r>
          <w:rPr>
            <w:rFonts w:ascii="Times New Roman" w:hAnsi="Times New Roman" w:cs="Times New Roman"/>
            <w:sz w:val="24"/>
          </w:rPr>
          <w:t xml:space="preserve">. The major advantage of Eris lies in the </w:t>
        </w:r>
        <w:proofErr w:type="spellStart"/>
        <w:r>
          <w:rPr>
            <w:rFonts w:ascii="Times New Roman" w:hAnsi="Times New Roman" w:cs="Times New Roman"/>
            <w:sz w:val="24"/>
          </w:rPr>
          <w:t>Tendermint</w:t>
        </w:r>
        <w:proofErr w:type="spellEnd"/>
        <w:r>
          <w:rPr>
            <w:rFonts w:ascii="Times New Roman" w:hAnsi="Times New Roman" w:cs="Times New Roman"/>
            <w:sz w:val="24"/>
          </w:rPr>
          <w:t xml:space="preserve"> algorithm. If not for that, Eris is just an Ethereum Virtual Machine with a meta-permission layer operating on top of the blockchain. </w:t>
        </w:r>
        <w:r w:rsidRPr="00047E23">
          <w:rPr>
            <w:rFonts w:ascii="Times New Roman" w:hAnsi="Times New Roman" w:cs="Times New Roman"/>
            <w:sz w:val="24"/>
          </w:rPr>
          <w:t xml:space="preserve">This permission layer is not for read/write operations on blockchain. These permissions determine which accounts can participate in the consensus process and which accounts have the ability to create smart contracts in a blockchain network. So, in an Eris application, </w:t>
        </w:r>
        <w:r>
          <w:rPr>
            <w:rFonts w:ascii="Times New Roman" w:hAnsi="Times New Roman" w:cs="Times New Roman"/>
            <w:sz w:val="24"/>
          </w:rPr>
          <w:t>one</w:t>
        </w:r>
        <w:r w:rsidRPr="00047E23">
          <w:rPr>
            <w:rFonts w:ascii="Times New Roman" w:hAnsi="Times New Roman" w:cs="Times New Roman"/>
            <w:sz w:val="24"/>
          </w:rPr>
          <w:t xml:space="preserve"> can control who can validate blocks and who can make changes to code logic.</w:t>
        </w:r>
        <w:r>
          <w:rPr>
            <w:rFonts w:ascii="Times New Roman" w:hAnsi="Times New Roman" w:cs="Times New Roman"/>
            <w:sz w:val="24"/>
          </w:rPr>
          <w:t xml:space="preserve"> Some of the advantages of Eris’ </w:t>
        </w:r>
        <w:proofErr w:type="spellStart"/>
        <w:r>
          <w:rPr>
            <w:rFonts w:ascii="Times New Roman" w:hAnsi="Times New Roman" w:cs="Times New Roman"/>
            <w:sz w:val="24"/>
          </w:rPr>
          <w:t>Tendermint</w:t>
        </w:r>
        <w:proofErr w:type="spellEnd"/>
        <w:r>
          <w:rPr>
            <w:rFonts w:ascii="Times New Roman" w:hAnsi="Times New Roman" w:cs="Times New Roman"/>
            <w:sz w:val="24"/>
          </w:rPr>
          <w:t xml:space="preserve"> over </w:t>
        </w:r>
        <w:proofErr w:type="spellStart"/>
        <w:r>
          <w:rPr>
            <w:rFonts w:ascii="Times New Roman" w:hAnsi="Times New Roman" w:cs="Times New Roman"/>
            <w:sz w:val="24"/>
          </w:rPr>
          <w:t>Ethereum’s</w:t>
        </w:r>
        <w:proofErr w:type="spellEnd"/>
        <w:r>
          <w:rPr>
            <w:rFonts w:ascii="Times New Roman" w:hAnsi="Times New Roman" w:cs="Times New Roman"/>
            <w:sz w:val="24"/>
          </w:rPr>
          <w:t xml:space="preserve"> </w:t>
        </w:r>
        <w:proofErr w:type="spellStart"/>
        <w:r>
          <w:rPr>
            <w:rFonts w:ascii="Times New Roman" w:hAnsi="Times New Roman" w:cs="Times New Roman"/>
            <w:sz w:val="24"/>
          </w:rPr>
          <w:t>Ethash</w:t>
        </w:r>
        <w:proofErr w:type="spellEnd"/>
        <w:r>
          <w:rPr>
            <w:rFonts w:ascii="Times New Roman" w:hAnsi="Times New Roman" w:cs="Times New Roman"/>
            <w:sz w:val="24"/>
          </w:rPr>
          <w:t>:</w:t>
        </w:r>
      </w:ins>
    </w:p>
    <w:p w14:paraId="6E0F905B" w14:textId="77777777" w:rsidR="00BD7A0B" w:rsidRPr="00A5408C" w:rsidRDefault="00BD7A0B" w:rsidP="00BD7A0B">
      <w:pPr>
        <w:pStyle w:val="ListParagraph"/>
        <w:numPr>
          <w:ilvl w:val="0"/>
          <w:numId w:val="23"/>
        </w:numPr>
        <w:spacing w:after="0" w:line="480" w:lineRule="auto"/>
        <w:rPr>
          <w:ins w:id="631" w:author="Varun Mamillapalli" w:date="2016-12-02T03:43:00Z"/>
          <w:rFonts w:ascii="Times New Roman" w:eastAsia="Times New Roman" w:hAnsi="Times New Roman" w:cs="Times New Roman"/>
          <w:sz w:val="24"/>
          <w:szCs w:val="24"/>
        </w:rPr>
      </w:pPr>
      <w:ins w:id="632" w:author="Varun Mamillapalli" w:date="2016-12-02T03:43:00Z">
        <w:r w:rsidRPr="00A5408C">
          <w:rPr>
            <w:rFonts w:ascii="Times New Roman" w:eastAsia="Times New Roman" w:hAnsi="Times New Roman" w:cs="Times New Roman"/>
            <w:sz w:val="24"/>
            <w:szCs w:val="24"/>
          </w:rPr>
          <w:t>Energy efficient</w:t>
        </w:r>
        <w:r>
          <w:rPr>
            <w:rFonts w:ascii="Times New Roman" w:eastAsia="Times New Roman" w:hAnsi="Times New Roman" w:cs="Times New Roman"/>
            <w:sz w:val="24"/>
            <w:szCs w:val="24"/>
          </w:rPr>
          <w:t xml:space="preserve"> since there is no hashing involved.</w:t>
        </w:r>
      </w:ins>
    </w:p>
    <w:p w14:paraId="6621DB35" w14:textId="77777777" w:rsidR="00BD7A0B" w:rsidRPr="00A5408C" w:rsidRDefault="00BD7A0B" w:rsidP="00BD7A0B">
      <w:pPr>
        <w:pStyle w:val="ListParagraph"/>
        <w:numPr>
          <w:ilvl w:val="0"/>
          <w:numId w:val="23"/>
        </w:numPr>
        <w:spacing w:after="0" w:line="480" w:lineRule="auto"/>
        <w:rPr>
          <w:ins w:id="633" w:author="Varun Mamillapalli" w:date="2016-12-02T03:43:00Z"/>
          <w:rFonts w:ascii="Times New Roman" w:eastAsia="Times New Roman" w:hAnsi="Times New Roman" w:cs="Times New Roman"/>
          <w:sz w:val="24"/>
          <w:szCs w:val="24"/>
        </w:rPr>
      </w:pPr>
      <w:ins w:id="634" w:author="Varun Mamillapalli" w:date="2016-12-02T03:43:00Z">
        <w:r w:rsidRPr="00A5408C">
          <w:rPr>
            <w:rFonts w:ascii="Times New Roman" w:eastAsia="Times New Roman" w:hAnsi="Times New Roman" w:cs="Times New Roman"/>
            <w:sz w:val="24"/>
            <w:szCs w:val="24"/>
          </w:rPr>
          <w:t>CPU mining is possible</w:t>
        </w:r>
        <w:r>
          <w:rPr>
            <w:rFonts w:ascii="Times New Roman" w:eastAsia="Times New Roman" w:hAnsi="Times New Roman" w:cs="Times New Roman"/>
            <w:sz w:val="24"/>
            <w:szCs w:val="24"/>
          </w:rPr>
          <w:t xml:space="preserve"> because signing and verification operations are simple.</w:t>
        </w:r>
      </w:ins>
    </w:p>
    <w:p w14:paraId="3BE36CAD" w14:textId="77777777" w:rsidR="00BD7A0B" w:rsidRPr="00A5408C" w:rsidRDefault="00BD7A0B" w:rsidP="00BD7A0B">
      <w:pPr>
        <w:pStyle w:val="ListParagraph"/>
        <w:numPr>
          <w:ilvl w:val="0"/>
          <w:numId w:val="23"/>
        </w:numPr>
        <w:spacing w:after="0" w:line="480" w:lineRule="auto"/>
        <w:rPr>
          <w:ins w:id="635" w:author="Varun Mamillapalli" w:date="2016-12-02T03:43:00Z"/>
          <w:rFonts w:ascii="Times New Roman" w:eastAsia="Times New Roman" w:hAnsi="Times New Roman" w:cs="Times New Roman"/>
          <w:sz w:val="24"/>
          <w:szCs w:val="24"/>
        </w:rPr>
      </w:pPr>
      <w:ins w:id="636" w:author="Varun Mamillapalli" w:date="2016-12-02T03:43:00Z">
        <w:r w:rsidRPr="00A5408C">
          <w:rPr>
            <w:rFonts w:ascii="Times New Roman" w:eastAsia="Times New Roman" w:hAnsi="Times New Roman" w:cs="Times New Roman"/>
            <w:sz w:val="24"/>
            <w:szCs w:val="24"/>
          </w:rPr>
          <w:t>Requires less co</w:t>
        </w:r>
        <w:r>
          <w:rPr>
            <w:rFonts w:ascii="Times New Roman" w:eastAsia="Times New Roman" w:hAnsi="Times New Roman" w:cs="Times New Roman"/>
            <w:sz w:val="24"/>
            <w:szCs w:val="24"/>
          </w:rPr>
          <w:t>mputational capacity and memory.</w:t>
        </w:r>
      </w:ins>
    </w:p>
    <w:p w14:paraId="1ECCFC52" w14:textId="7E328699" w:rsidR="00BD7A0B" w:rsidRPr="00A5408C" w:rsidRDefault="00BD7A0B" w:rsidP="00BD7A0B">
      <w:pPr>
        <w:pStyle w:val="ListParagraph"/>
        <w:numPr>
          <w:ilvl w:val="0"/>
          <w:numId w:val="23"/>
        </w:numPr>
        <w:spacing w:after="0" w:line="480" w:lineRule="auto"/>
        <w:rPr>
          <w:ins w:id="637" w:author="Varun Mamillapalli" w:date="2016-12-02T03:43:00Z"/>
          <w:rFonts w:ascii="Times New Roman" w:eastAsia="Times New Roman" w:hAnsi="Times New Roman" w:cs="Times New Roman"/>
          <w:sz w:val="24"/>
          <w:szCs w:val="24"/>
        </w:rPr>
      </w:pPr>
      <w:ins w:id="638" w:author="Varun Mamillapalli" w:date="2016-12-02T03:43:00Z">
        <w:r w:rsidRPr="00A5408C">
          <w:rPr>
            <w:rFonts w:ascii="Times New Roman" w:eastAsia="Times New Roman" w:hAnsi="Times New Roman" w:cs="Times New Roman"/>
            <w:sz w:val="24"/>
            <w:szCs w:val="24"/>
          </w:rPr>
          <w:t>Block ti</w:t>
        </w:r>
        <w:r>
          <w:rPr>
            <w:rFonts w:ascii="Times New Roman" w:eastAsia="Times New Roman" w:hAnsi="Times New Roman" w:cs="Times New Roman"/>
            <w:sz w:val="24"/>
            <w:szCs w:val="24"/>
          </w:rPr>
          <w:t>me is approximately 2 seconds while i</w:t>
        </w:r>
        <w:r w:rsidRPr="00A5408C">
          <w:rPr>
            <w:rFonts w:ascii="Times New Roman" w:eastAsia="Times New Roman" w:hAnsi="Times New Roman" w:cs="Times New Roman"/>
            <w:sz w:val="24"/>
            <w:szCs w:val="24"/>
          </w:rPr>
          <w:t xml:space="preserve">n </w:t>
        </w:r>
        <w:proofErr w:type="spellStart"/>
        <w:r w:rsidRPr="00A5408C">
          <w:rPr>
            <w:rFonts w:ascii="Times New Roman" w:eastAsia="Times New Roman" w:hAnsi="Times New Roman" w:cs="Times New Roman"/>
            <w:sz w:val="24"/>
            <w:szCs w:val="24"/>
          </w:rPr>
          <w:t>Etheruem</w:t>
        </w:r>
        <w:proofErr w:type="spellEnd"/>
        <w:r w:rsidRPr="00A5408C">
          <w:rPr>
            <w:rFonts w:ascii="Times New Roman" w:eastAsia="Times New Roman" w:hAnsi="Times New Roman" w:cs="Times New Roman"/>
            <w:sz w:val="24"/>
            <w:szCs w:val="24"/>
          </w:rPr>
          <w:t>, it</w:t>
        </w:r>
      </w:ins>
      <w:r w:rsidR="00E86D52">
        <w:rPr>
          <w:rFonts w:ascii="Times New Roman" w:eastAsia="Times New Roman" w:hAnsi="Times New Roman" w:cs="Times New Roman"/>
          <w:sz w:val="24"/>
          <w:szCs w:val="24"/>
        </w:rPr>
        <w:t xml:space="preserve"> is</w:t>
      </w:r>
      <w:ins w:id="639" w:author="Varun Mamillapalli" w:date="2016-12-02T03:43:00Z">
        <w:r w:rsidRPr="00A5408C">
          <w:rPr>
            <w:rFonts w:ascii="Times New Roman" w:eastAsia="Times New Roman" w:hAnsi="Times New Roman" w:cs="Times New Roman"/>
            <w:sz w:val="24"/>
            <w:szCs w:val="24"/>
          </w:rPr>
          <w:t xml:space="preserve"> 15 seconds. </w:t>
        </w:r>
      </w:ins>
    </w:p>
    <w:p w14:paraId="38F8969A" w14:textId="77777777" w:rsidR="00BD7A0B" w:rsidRPr="00A5408C" w:rsidRDefault="00BD7A0B" w:rsidP="00BD7A0B">
      <w:pPr>
        <w:pStyle w:val="ListParagraph"/>
        <w:numPr>
          <w:ilvl w:val="0"/>
          <w:numId w:val="23"/>
        </w:numPr>
        <w:spacing w:after="0" w:line="480" w:lineRule="auto"/>
        <w:jc w:val="both"/>
        <w:rPr>
          <w:ins w:id="640" w:author="Varun Mamillapalli" w:date="2016-12-02T03:43:00Z"/>
          <w:rFonts w:ascii="Times New Roman" w:eastAsia="Times New Roman" w:hAnsi="Times New Roman" w:cs="Times New Roman"/>
          <w:sz w:val="24"/>
          <w:szCs w:val="24"/>
        </w:rPr>
      </w:pPr>
      <w:proofErr w:type="spellStart"/>
      <w:ins w:id="641" w:author="Varun Mamillapalli" w:date="2016-12-02T03:43:00Z">
        <w:r w:rsidRPr="00A5408C">
          <w:rPr>
            <w:rFonts w:ascii="Times New Roman" w:eastAsia="Times New Roman" w:hAnsi="Times New Roman" w:cs="Times New Roman"/>
            <w:sz w:val="24"/>
            <w:szCs w:val="24"/>
          </w:rPr>
          <w:t>Tendermint</w:t>
        </w:r>
        <w:proofErr w:type="spellEnd"/>
        <w:r w:rsidRPr="00A5408C">
          <w:rPr>
            <w:rFonts w:ascii="Times New Roman" w:eastAsia="Times New Roman" w:hAnsi="Times New Roman" w:cs="Times New Roman"/>
            <w:sz w:val="24"/>
            <w:szCs w:val="24"/>
          </w:rPr>
          <w:t xml:space="preserve"> can support 10,000 transactions per second while Ethereum supports 15 transactions per second. These stats are based on simple transactions (from, to, value)</w:t>
        </w:r>
      </w:ins>
    </w:p>
    <w:p w14:paraId="33B6705B" w14:textId="7B811180" w:rsidR="00BD7A0B" w:rsidRPr="00F37456" w:rsidRDefault="00BD7A0B" w:rsidP="00BD7A0B">
      <w:pPr>
        <w:pStyle w:val="ListParagraph"/>
        <w:numPr>
          <w:ilvl w:val="0"/>
          <w:numId w:val="23"/>
        </w:numPr>
        <w:spacing w:after="0" w:line="480" w:lineRule="auto"/>
        <w:jc w:val="both"/>
        <w:rPr>
          <w:ins w:id="642" w:author="Varun Mamillapalli" w:date="2016-12-02T03:43:00Z"/>
          <w:rFonts w:ascii="Times New Roman" w:eastAsia="Times New Roman" w:hAnsi="Times New Roman" w:cs="Times New Roman"/>
          <w:sz w:val="24"/>
          <w:szCs w:val="24"/>
        </w:rPr>
      </w:pPr>
      <w:proofErr w:type="spellStart"/>
      <w:ins w:id="643" w:author="Varun Mamillapalli" w:date="2016-12-02T03:43:00Z">
        <w:r w:rsidRPr="00A5408C">
          <w:rPr>
            <w:rFonts w:ascii="Times New Roman" w:eastAsia="Times New Roman" w:hAnsi="Times New Roman" w:cs="Times New Roman"/>
            <w:sz w:val="24"/>
            <w:szCs w:val="24"/>
          </w:rPr>
          <w:lastRenderedPageBreak/>
          <w:t>Tendermint</w:t>
        </w:r>
        <w:proofErr w:type="spellEnd"/>
        <w:r w:rsidRPr="00A5408C">
          <w:rPr>
            <w:rFonts w:ascii="Times New Roman" w:eastAsia="Times New Roman" w:hAnsi="Times New Roman" w:cs="Times New Roman"/>
            <w:sz w:val="24"/>
            <w:szCs w:val="24"/>
          </w:rPr>
          <w:t xml:space="preserve"> uses Ed25519 algorithms for</w:t>
        </w:r>
        <w:r>
          <w:rPr>
            <w:rFonts w:ascii="Times New Roman" w:eastAsia="Times New Roman" w:hAnsi="Times New Roman" w:cs="Times New Roman"/>
            <w:sz w:val="24"/>
            <w:szCs w:val="24"/>
          </w:rPr>
          <w:t xml:space="preserve"> signing and verifying blocks. Users c</w:t>
        </w:r>
        <w:r w:rsidRPr="00A5408C">
          <w:rPr>
            <w:rFonts w:ascii="Times New Roman" w:eastAsia="Times New Roman" w:hAnsi="Times New Roman" w:cs="Times New Roman"/>
            <w:sz w:val="24"/>
            <w:szCs w:val="24"/>
          </w:rPr>
          <w:t>an sign 100,000 blocks/second and can verify 70,000 signatures/second without a compromise in security. Ethereum uses ECDSA which is not as fast.</w:t>
        </w:r>
        <w:r>
          <w:rPr>
            <w:rFonts w:ascii="Times New Roman" w:eastAsia="Times New Roman" w:hAnsi="Times New Roman" w:cs="Times New Roman"/>
            <w:sz w:val="24"/>
            <w:szCs w:val="24"/>
          </w:rPr>
          <w:t xml:space="preserve"> [</w:t>
        </w:r>
      </w:ins>
      <w:r w:rsidR="00AE06C2">
        <w:rPr>
          <w:rFonts w:ascii="Times New Roman" w:eastAsia="Times New Roman" w:hAnsi="Times New Roman" w:cs="Times New Roman"/>
          <w:sz w:val="24"/>
          <w:szCs w:val="24"/>
        </w:rPr>
        <w:t>66</w:t>
      </w:r>
      <w:ins w:id="644" w:author="Varun Mamillapalli" w:date="2016-12-02T03:43:00Z">
        <w:r>
          <w:rPr>
            <w:rFonts w:ascii="Times New Roman" w:eastAsia="Times New Roman" w:hAnsi="Times New Roman" w:cs="Times New Roman"/>
            <w:sz w:val="24"/>
            <w:szCs w:val="24"/>
          </w:rPr>
          <w:t>]</w:t>
        </w:r>
      </w:ins>
    </w:p>
    <w:p w14:paraId="71554278" w14:textId="461F6CFD" w:rsidR="24D47E9E" w:rsidDel="00BD7A0B" w:rsidRDefault="00BD7A0B" w:rsidP="00BD7A0B">
      <w:pPr>
        <w:spacing w:line="480" w:lineRule="auto"/>
        <w:jc w:val="both"/>
        <w:rPr>
          <w:del w:id="645" w:author="Varun Mamillapalli" w:date="2016-12-02T03:42:00Z"/>
        </w:rPr>
      </w:pPr>
      <w:ins w:id="646" w:author="Varun Mamillapalli" w:date="2016-12-02T03:43:00Z">
        <w:r>
          <w:rPr>
            <w:rFonts w:ascii="Times New Roman" w:eastAsia="Times New Roman" w:hAnsi="Times New Roman" w:cs="Times New Roman"/>
            <w:sz w:val="24"/>
            <w:szCs w:val="24"/>
          </w:rPr>
          <w:t xml:space="preserve">However, one should observe that all these advantages are due to the </w:t>
        </w:r>
        <w:proofErr w:type="spellStart"/>
        <w:r>
          <w:rPr>
            <w:rFonts w:ascii="Times New Roman" w:eastAsia="Times New Roman" w:hAnsi="Times New Roman" w:cs="Times New Roman"/>
            <w:sz w:val="24"/>
            <w:szCs w:val="24"/>
          </w:rPr>
          <w:t>Tendermint</w:t>
        </w:r>
        <w:proofErr w:type="spellEnd"/>
        <w:r>
          <w:rPr>
            <w:rFonts w:ascii="Times New Roman" w:eastAsia="Times New Roman" w:hAnsi="Times New Roman" w:cs="Times New Roman"/>
            <w:sz w:val="24"/>
            <w:szCs w:val="24"/>
          </w:rPr>
          <w:t xml:space="preserve"> algorithm which is not native to Eris. </w:t>
        </w:r>
        <w:proofErr w:type="spellStart"/>
        <w:r w:rsidRPr="00FE4ED6">
          <w:rPr>
            <w:rFonts w:ascii="Times New Roman" w:hAnsi="Times New Roman" w:cs="Times New Roman"/>
            <w:sz w:val="24"/>
          </w:rPr>
          <w:t>Tendermint</w:t>
        </w:r>
        <w:proofErr w:type="spellEnd"/>
        <w:r w:rsidRPr="00FE4ED6">
          <w:rPr>
            <w:rFonts w:ascii="Times New Roman" w:hAnsi="Times New Roman" w:cs="Times New Roman"/>
            <w:sz w:val="24"/>
          </w:rPr>
          <w:t xml:space="preserve"> doesn't depend on other components of the blockchain i.e., it acts as a portable module and can work as a consensus engine for any blockchain architecture. It has a special protocol to communicate </w:t>
        </w:r>
        <w:r>
          <w:rPr>
            <w:rFonts w:ascii="Times New Roman" w:hAnsi="Times New Roman" w:cs="Times New Roman"/>
            <w:sz w:val="24"/>
          </w:rPr>
          <w:t>with the</w:t>
        </w:r>
        <w:r w:rsidRPr="00FE4ED6">
          <w:rPr>
            <w:rFonts w:ascii="Times New Roman" w:hAnsi="Times New Roman" w:cs="Times New Roman"/>
            <w:sz w:val="24"/>
          </w:rPr>
          <w:t xml:space="preserve"> other components of a blockchain.</w:t>
        </w:r>
        <w:r>
          <w:rPr>
            <w:rFonts w:ascii="Times New Roman" w:hAnsi="Times New Roman" w:cs="Times New Roman"/>
            <w:sz w:val="24"/>
          </w:rPr>
          <w:t xml:space="preserve"> So, there</w:t>
        </w:r>
      </w:ins>
      <w:r w:rsidR="00E86D52">
        <w:rPr>
          <w:rFonts w:ascii="Times New Roman" w:hAnsi="Times New Roman" w:cs="Times New Roman"/>
          <w:sz w:val="24"/>
        </w:rPr>
        <w:t xml:space="preserve"> is</w:t>
      </w:r>
      <w:ins w:id="647" w:author="Varun Mamillapalli" w:date="2016-12-02T03:43:00Z">
        <w:r>
          <w:rPr>
            <w:rFonts w:ascii="Times New Roman" w:hAnsi="Times New Roman" w:cs="Times New Roman"/>
            <w:sz w:val="24"/>
          </w:rPr>
          <w:t xml:space="preserve"> no strong reason to use Eris if we can incorporate </w:t>
        </w:r>
        <w:proofErr w:type="spellStart"/>
        <w:r>
          <w:rPr>
            <w:rFonts w:ascii="Times New Roman" w:hAnsi="Times New Roman" w:cs="Times New Roman"/>
            <w:sz w:val="24"/>
          </w:rPr>
          <w:t>Tendermint</w:t>
        </w:r>
        <w:proofErr w:type="spellEnd"/>
        <w:r>
          <w:rPr>
            <w:rFonts w:ascii="Times New Roman" w:hAnsi="Times New Roman" w:cs="Times New Roman"/>
            <w:sz w:val="24"/>
          </w:rPr>
          <w:t xml:space="preserve"> into Ethereum or if Ethereum releases Casper [</w:t>
        </w:r>
      </w:ins>
      <w:r w:rsidR="00AE06C2">
        <w:rPr>
          <w:rFonts w:ascii="Times New Roman" w:hAnsi="Times New Roman" w:cs="Times New Roman"/>
          <w:sz w:val="24"/>
        </w:rPr>
        <w:t>67</w:t>
      </w:r>
      <w:ins w:id="648" w:author="Varun Mamillapalli" w:date="2016-12-02T03:43:00Z">
        <w:r>
          <w:rPr>
            <w:rFonts w:ascii="Times New Roman" w:hAnsi="Times New Roman" w:cs="Times New Roman"/>
            <w:sz w:val="24"/>
          </w:rPr>
          <w:t xml:space="preserve">]. Moreover, </w:t>
        </w:r>
        <w:r w:rsidRPr="00AE453B">
          <w:rPr>
            <w:rFonts w:ascii="Times New Roman" w:hAnsi="Times New Roman" w:cs="Times New Roman"/>
            <w:sz w:val="24"/>
          </w:rPr>
          <w:t>Eris is not subjected to the s</w:t>
        </w:r>
        <w:r>
          <w:rPr>
            <w:rFonts w:ascii="Times New Roman" w:hAnsi="Times New Roman" w:cs="Times New Roman"/>
            <w:sz w:val="24"/>
          </w:rPr>
          <w:t>ame scrutiny as Ethereum so it is</w:t>
        </w:r>
        <w:r w:rsidRPr="00AE453B">
          <w:rPr>
            <w:rFonts w:ascii="Times New Roman" w:hAnsi="Times New Roman" w:cs="Times New Roman"/>
            <w:sz w:val="24"/>
          </w:rPr>
          <w:t xml:space="preserve"> still not robust. Also, from the features, we can observe that Eris is primarily developed for regulatory environments which need accou</w:t>
        </w:r>
        <w:r>
          <w:rPr>
            <w:rFonts w:ascii="Times New Roman" w:hAnsi="Times New Roman" w:cs="Times New Roman"/>
            <w:sz w:val="24"/>
          </w:rPr>
          <w:t>ntability and liability. So, it is not even pseudo-</w:t>
        </w:r>
        <w:r w:rsidRPr="00AE453B">
          <w:rPr>
            <w:rFonts w:ascii="Times New Roman" w:hAnsi="Times New Roman" w:cs="Times New Roman"/>
            <w:sz w:val="24"/>
          </w:rPr>
          <w:t>anonymous and doesn't comply with the fundamental principles of a blockchain.</w:t>
        </w:r>
        <w:r>
          <w:rPr>
            <w:rFonts w:ascii="Times New Roman" w:hAnsi="Times New Roman" w:cs="Times New Roman"/>
            <w:sz w:val="24"/>
          </w:rPr>
          <w:t xml:space="preserve"> On the other hand, IOTA is yet to prove its mettle in this space. Currently, only a reference implementation written in Java is available to experiment with the technology and there is no proper client </w:t>
        </w:r>
        <w:r w:rsidRPr="004F02AF">
          <w:rPr>
            <w:rFonts w:ascii="Times New Roman" w:hAnsi="Times New Roman" w:cs="Times New Roman"/>
            <w:sz w:val="24"/>
          </w:rPr>
          <w:t>to</w:t>
        </w:r>
        <w:r>
          <w:rPr>
            <w:rFonts w:ascii="Times New Roman" w:hAnsi="Times New Roman" w:cs="Times New Roman"/>
            <w:sz w:val="24"/>
          </w:rPr>
          <w:t xml:space="preserve"> complement the unique features described in the IOTA whitepaper. The plan is to ultimately replace this reference implementation with something more suitable for low powered IoT devices. The documentation for Eris and IOTA is scattered all over GitHub, Twitter, and Slack and it will take a significant amount of time to make a proper collaboration. So, Ethereum is one step ahead in this space as well. Due to all these advantages, ubiquity, and a wide range of applications, Ethereum seems to offer a better platform for IoT applications. </w:t>
        </w:r>
        <w:r w:rsidRPr="008D09E7">
          <w:rPr>
            <w:rFonts w:ascii="Times New Roman" w:hAnsi="Times New Roman" w:cs="Times New Roman"/>
            <w:sz w:val="24"/>
          </w:rPr>
          <w:t>Unless</w:t>
        </w:r>
        <w:r>
          <w:rPr>
            <w:rFonts w:ascii="Times New Roman" w:hAnsi="Times New Roman" w:cs="Times New Roman"/>
            <w:sz w:val="24"/>
          </w:rPr>
          <w:t xml:space="preserve"> IOTA makes some significant advancements with major upgrades, Ethereum with a </w:t>
        </w:r>
        <w:proofErr w:type="spellStart"/>
        <w:r>
          <w:rPr>
            <w:rFonts w:ascii="Times New Roman" w:hAnsi="Times New Roman" w:cs="Times New Roman"/>
            <w:sz w:val="24"/>
          </w:rPr>
          <w:t>PoS</w:t>
        </w:r>
        <w:proofErr w:type="spellEnd"/>
        <w:r>
          <w:rPr>
            <w:rFonts w:ascii="Times New Roman" w:hAnsi="Times New Roman" w:cs="Times New Roman"/>
            <w:sz w:val="24"/>
          </w:rPr>
          <w:t xml:space="preserve"> mechanism seems to be the architecture of choice for developing blockchain applications in IoT for now.</w:t>
        </w:r>
      </w:ins>
    </w:p>
    <w:p w14:paraId="7033CCE4" w14:textId="77777777" w:rsidR="0046119F" w:rsidRPr="00705EB8" w:rsidRDefault="0046119F">
      <w:pPr>
        <w:spacing w:line="480" w:lineRule="auto"/>
        <w:jc w:val="both"/>
        <w:rPr>
          <w:rFonts w:ascii="Times New Roman" w:hAnsi="Times New Roman" w:cs="Times New Roman"/>
          <w:sz w:val="24"/>
          <w:szCs w:val="24"/>
        </w:rPr>
        <w:pPrChange w:id="649" w:author="Varun Mamillapalli" w:date="2016-12-02T03:42:00Z">
          <w:pPr/>
        </w:pPrChange>
      </w:pPr>
    </w:p>
    <w:p w14:paraId="0C305F26" w14:textId="74CF8EEF" w:rsidR="00030B4C" w:rsidRPr="00985EDA" w:rsidRDefault="00985EDA" w:rsidP="00985EDA">
      <w:pPr>
        <w:pStyle w:val="Heading1"/>
        <w:spacing w:line="480" w:lineRule="auto"/>
        <w:jc w:val="center"/>
        <w:rPr>
          <w:rFonts w:ascii="Times New Roman" w:hAnsi="Times New Roman" w:cs="Times New Roman"/>
          <w:b/>
          <w:color w:val="auto"/>
          <w:sz w:val="28"/>
        </w:rPr>
      </w:pPr>
      <w:bookmarkStart w:id="650" w:name="_Toc468477640"/>
      <w:r w:rsidRPr="00985EDA">
        <w:rPr>
          <w:rFonts w:ascii="Times New Roman" w:hAnsi="Times New Roman" w:cs="Times New Roman"/>
          <w:b/>
          <w:color w:val="auto"/>
          <w:sz w:val="28"/>
        </w:rPr>
        <w:lastRenderedPageBreak/>
        <w:t xml:space="preserve">9. </w:t>
      </w:r>
      <w:ins w:id="651" w:author="Varun Mamillapalli" w:date="2016-12-02T03:45:00Z">
        <w:r w:rsidR="00030B4C" w:rsidRPr="00985EDA">
          <w:rPr>
            <w:rFonts w:ascii="Times New Roman" w:hAnsi="Times New Roman" w:cs="Times New Roman"/>
            <w:b/>
            <w:color w:val="auto"/>
            <w:sz w:val="28"/>
          </w:rPr>
          <w:t>Conclusion</w:t>
        </w:r>
      </w:ins>
      <w:bookmarkEnd w:id="650"/>
    </w:p>
    <w:p w14:paraId="14D6F96C" w14:textId="7400E034" w:rsidR="00030B4C" w:rsidRDefault="00030B4C" w:rsidP="00030B4C">
      <w:pPr>
        <w:spacing w:after="0" w:line="480" w:lineRule="auto"/>
        <w:jc w:val="both"/>
        <w:rPr>
          <w:rFonts w:ascii="Times New Roman" w:hAnsi="Times New Roman" w:cs="Times New Roman"/>
          <w:sz w:val="24"/>
        </w:rPr>
      </w:pPr>
      <w:ins w:id="652" w:author="Varun Mamillapalli" w:date="2016-12-02T03:45:00Z">
        <w:r>
          <w:rPr>
            <w:rFonts w:ascii="Times New Roman" w:hAnsi="Times New Roman" w:cs="Times New Roman"/>
            <w:sz w:val="24"/>
          </w:rPr>
          <w:t xml:space="preserve">Blockchains and IoT are still at an early stage of development </w:t>
        </w:r>
      </w:ins>
      <w:r w:rsidR="00D62A96">
        <w:rPr>
          <w:rFonts w:ascii="Times New Roman" w:hAnsi="Times New Roman" w:cs="Times New Roman"/>
          <w:sz w:val="24"/>
        </w:rPr>
        <w:t>and</w:t>
      </w:r>
      <w:ins w:id="653" w:author="Varun Mamillapalli" w:date="2016-12-02T03:45:00Z">
        <w:r>
          <w:rPr>
            <w:rFonts w:ascii="Times New Roman" w:hAnsi="Times New Roman" w:cs="Times New Roman"/>
            <w:sz w:val="24"/>
          </w:rPr>
          <w:t xml:space="preserve"> there</w:t>
        </w:r>
      </w:ins>
      <w:r w:rsidR="00D62A96">
        <w:rPr>
          <w:rFonts w:ascii="Times New Roman" w:hAnsi="Times New Roman" w:cs="Times New Roman"/>
          <w:sz w:val="24"/>
        </w:rPr>
        <w:t xml:space="preserve"> is</w:t>
      </w:r>
      <w:ins w:id="654" w:author="Varun Mamillapalli" w:date="2016-12-02T03:45:00Z">
        <w:r>
          <w:rPr>
            <w:rFonts w:ascii="Times New Roman" w:hAnsi="Times New Roman" w:cs="Times New Roman"/>
            <w:sz w:val="24"/>
          </w:rPr>
          <w:t xml:space="preserve"> certainly a lot of hype </w:t>
        </w:r>
      </w:ins>
      <w:r w:rsidR="00D62A96">
        <w:rPr>
          <w:rFonts w:ascii="Times New Roman" w:hAnsi="Times New Roman" w:cs="Times New Roman"/>
          <w:sz w:val="24"/>
        </w:rPr>
        <w:t>around</w:t>
      </w:r>
      <w:ins w:id="655" w:author="Varun Mamillapalli" w:date="2016-12-02T03:45:00Z">
        <w:r>
          <w:rPr>
            <w:rFonts w:ascii="Times New Roman" w:hAnsi="Times New Roman" w:cs="Times New Roman"/>
            <w:sz w:val="24"/>
          </w:rPr>
          <w:t xml:space="preserve"> both the technologies. The current state of blockchain is ambiguous and everything is still in the exploration phase. Bitcoin and Ethereum remain the most popular and novel projects in this space while others are just forks with subtle changes</w:t>
        </w:r>
        <w:r w:rsidRPr="00CF0DAE">
          <w:rPr>
            <w:rFonts w:ascii="Times New Roman" w:hAnsi="Times New Roman" w:cs="Times New Roman"/>
            <w:sz w:val="24"/>
          </w:rPr>
          <w:t xml:space="preserve">. </w:t>
        </w:r>
      </w:ins>
      <w:r w:rsidR="00D62A96" w:rsidRPr="00CF0DAE">
        <w:rPr>
          <w:rFonts w:ascii="Times New Roman" w:hAnsi="Times New Roman" w:cs="Times New Roman"/>
          <w:sz w:val="24"/>
        </w:rPr>
        <w:t>Projects on blockchain</w:t>
      </w:r>
      <w:ins w:id="656" w:author="Varun Mamillapalli" w:date="2016-12-02T03:45:00Z">
        <w:r w:rsidRPr="00CF0DAE">
          <w:rPr>
            <w:rFonts w:ascii="Times New Roman" w:hAnsi="Times New Roman" w:cs="Times New Roman"/>
            <w:sz w:val="24"/>
          </w:rPr>
          <w:t xml:space="preserve"> keep</w:t>
        </w:r>
        <w:r>
          <w:rPr>
            <w:rFonts w:ascii="Times New Roman" w:hAnsi="Times New Roman" w:cs="Times New Roman"/>
            <w:sz w:val="24"/>
          </w:rPr>
          <w:t xml:space="preserve"> emerging but most of these projects are abandoned even before they materialize. This </w:t>
        </w:r>
      </w:ins>
      <w:r w:rsidR="00CF0DAE">
        <w:rPr>
          <w:rFonts w:ascii="Times New Roman" w:hAnsi="Times New Roman" w:cs="Times New Roman"/>
          <w:sz w:val="24"/>
        </w:rPr>
        <w:t>is</w:t>
      </w:r>
      <w:ins w:id="657" w:author="Varun Mamillapalli" w:date="2016-12-02T03:45:00Z">
        <w:r>
          <w:rPr>
            <w:rFonts w:ascii="Times New Roman" w:hAnsi="Times New Roman" w:cs="Times New Roman"/>
            <w:sz w:val="24"/>
          </w:rPr>
          <w:t xml:space="preserve"> because people fail to realize that blockchain is not the solution for every problem we have, although it does offer some interesting possibilities that can improve the current situation of some ecosystems. Once the internal mechanisms are understood, we learn that not much can be solely achieved by the blockchain technology itself. Instead, the blockchain technology can be incorporated into current solutions to make them robust and more secure. The strength of blockchain lies in financial technology (</w:t>
        </w:r>
        <w:proofErr w:type="spellStart"/>
        <w:r>
          <w:rPr>
            <w:rFonts w:ascii="Times New Roman" w:hAnsi="Times New Roman" w:cs="Times New Roman"/>
            <w:sz w:val="24"/>
          </w:rPr>
          <w:t>fintech</w:t>
        </w:r>
        <w:proofErr w:type="spellEnd"/>
        <w:r>
          <w:rPr>
            <w:rFonts w:ascii="Times New Roman" w:hAnsi="Times New Roman" w:cs="Times New Roman"/>
            <w:sz w:val="24"/>
          </w:rPr>
          <w:t xml:space="preserve">) because that is what it was invented for and that is where its impact is </w:t>
        </w:r>
        <w:r w:rsidRPr="002119E3">
          <w:rPr>
            <w:rFonts w:ascii="Times New Roman" w:hAnsi="Times New Roman" w:cs="Times New Roman"/>
            <w:sz w:val="24"/>
          </w:rPr>
          <w:t xml:space="preserve">becoming </w:t>
        </w:r>
      </w:ins>
      <w:r w:rsidR="002119E3" w:rsidRPr="002119E3">
        <w:rPr>
          <w:rFonts w:ascii="Times New Roman" w:hAnsi="Times New Roman" w:cs="Times New Roman"/>
          <w:sz w:val="24"/>
        </w:rPr>
        <w:t>apparent</w:t>
      </w:r>
      <w:ins w:id="658" w:author="Varun Mamillapalli" w:date="2016-12-02T03:45:00Z">
        <w:r w:rsidRPr="002119E3">
          <w:rPr>
            <w:rFonts w:ascii="Times New Roman" w:hAnsi="Times New Roman" w:cs="Times New Roman"/>
            <w:sz w:val="24"/>
          </w:rPr>
          <w:t>.</w:t>
        </w:r>
        <w:r>
          <w:rPr>
            <w:rFonts w:ascii="Times New Roman" w:hAnsi="Times New Roman" w:cs="Times New Roman"/>
            <w:sz w:val="24"/>
          </w:rPr>
          <w:t xml:space="preserve"> We are yet to observe a major breakthrough in other applications of blockchains like IoT, supply chain, healthcare, manufacturing, and digital asset management. As far as our research is concerned, Ethereum combined with the Casper proof-of-stake mechanism seems to be the most optimal solution for building the majority of IoT applications. This is because IOTA is still in </w:t>
        </w:r>
      </w:ins>
      <w:r w:rsidR="00CF0DAE">
        <w:rPr>
          <w:rFonts w:ascii="Times New Roman" w:hAnsi="Times New Roman" w:cs="Times New Roman"/>
          <w:sz w:val="24"/>
        </w:rPr>
        <w:t xml:space="preserve">the </w:t>
      </w:r>
      <w:ins w:id="659" w:author="Varun Mamillapalli" w:date="2016-12-02T03:45:00Z">
        <w:r>
          <w:rPr>
            <w:rFonts w:ascii="Times New Roman" w:hAnsi="Times New Roman" w:cs="Times New Roman"/>
            <w:sz w:val="24"/>
          </w:rPr>
          <w:t>beta phase and only has a reference implementation. Nothing concrete can be inferred from this</w:t>
        </w:r>
      </w:ins>
      <w:r w:rsidR="00CF0DAE">
        <w:rPr>
          <w:rFonts w:ascii="Times New Roman" w:hAnsi="Times New Roman" w:cs="Times New Roman"/>
          <w:sz w:val="24"/>
        </w:rPr>
        <w:t xml:space="preserve"> yet</w:t>
      </w:r>
      <w:ins w:id="660" w:author="Varun Mamillapalli" w:date="2016-12-02T03:45:00Z">
        <w:r>
          <w:rPr>
            <w:rFonts w:ascii="Times New Roman" w:hAnsi="Times New Roman" w:cs="Times New Roman"/>
            <w:sz w:val="24"/>
          </w:rPr>
          <w:t xml:space="preserve">. Also, it has a completely different structure for storage which is not yet proven to be robust. However, there are some interesting projects like </w:t>
        </w:r>
        <w:proofErr w:type="spellStart"/>
        <w:r>
          <w:rPr>
            <w:rFonts w:ascii="Times New Roman" w:hAnsi="Times New Roman" w:cs="Times New Roman"/>
            <w:sz w:val="24"/>
          </w:rPr>
          <w:t>Hyperledger</w:t>
        </w:r>
        <w:proofErr w:type="spellEnd"/>
        <w:r>
          <w:rPr>
            <w:rFonts w:ascii="Times New Roman" w:hAnsi="Times New Roman" w:cs="Times New Roman"/>
            <w:sz w:val="24"/>
          </w:rPr>
          <w:t xml:space="preserve"> and IBM Blockchain to watch out for. IBM is rapidly developing and testing Proof-of-Concept applications in various industries. The </w:t>
        </w:r>
        <w:proofErr w:type="spellStart"/>
        <w:r>
          <w:rPr>
            <w:rFonts w:ascii="Times New Roman" w:hAnsi="Times New Roman" w:cs="Times New Roman"/>
            <w:sz w:val="24"/>
          </w:rPr>
          <w:t>Hyperledger</w:t>
        </w:r>
        <w:proofErr w:type="spellEnd"/>
        <w:r>
          <w:rPr>
            <w:rFonts w:ascii="Times New Roman" w:hAnsi="Times New Roman" w:cs="Times New Roman"/>
            <w:sz w:val="24"/>
          </w:rPr>
          <w:t xml:space="preserve"> consortium is backed by a lot of big players and is managed by the Linux foundation group. Both these projects</w:t>
        </w:r>
      </w:ins>
      <w:r>
        <w:rPr>
          <w:rFonts w:ascii="Times New Roman" w:hAnsi="Times New Roman" w:cs="Times New Roman"/>
          <w:sz w:val="24"/>
        </w:rPr>
        <w:t xml:space="preserve"> </w:t>
      </w:r>
      <w:ins w:id="661" w:author="Varun Mamillapalli" w:date="2016-12-02T03:45:00Z">
        <w:r>
          <w:rPr>
            <w:rFonts w:ascii="Times New Roman" w:hAnsi="Times New Roman" w:cs="Times New Roman"/>
            <w:sz w:val="24"/>
          </w:rPr>
          <w:t xml:space="preserve">claim to support IoT use cases. </w:t>
        </w:r>
      </w:ins>
      <w:r w:rsidR="00D62A96">
        <w:rPr>
          <w:rFonts w:ascii="Times New Roman" w:hAnsi="Times New Roman" w:cs="Times New Roman"/>
          <w:sz w:val="24"/>
        </w:rPr>
        <w:t xml:space="preserve">The ongoing </w:t>
      </w:r>
      <w:r w:rsidR="00D62A96">
        <w:rPr>
          <w:rFonts w:ascii="Times New Roman" w:hAnsi="Times New Roman" w:cs="Times New Roman"/>
          <w:sz w:val="24"/>
        </w:rPr>
        <w:lastRenderedPageBreak/>
        <w:t xml:space="preserve">research in the blockchain field will soon </w:t>
      </w:r>
      <w:r w:rsidR="00D62A96" w:rsidRPr="00CF0DAE">
        <w:rPr>
          <w:rFonts w:ascii="Times New Roman" w:hAnsi="Times New Roman" w:cs="Times New Roman"/>
          <w:sz w:val="24"/>
        </w:rPr>
        <w:t xml:space="preserve">reveal </w:t>
      </w:r>
      <w:ins w:id="662" w:author="Varun Mamillapalli" w:date="2016-12-02T03:45:00Z">
        <w:r w:rsidRPr="00CF0DAE">
          <w:rPr>
            <w:rFonts w:ascii="Times New Roman" w:hAnsi="Times New Roman" w:cs="Times New Roman"/>
            <w:sz w:val="24"/>
          </w:rPr>
          <w:t>how these projects will develop and impact the IoT ecosystem.</w:t>
        </w:r>
      </w:ins>
    </w:p>
    <w:p w14:paraId="60A60E52" w14:textId="77777777" w:rsidR="00CF0DAE" w:rsidRDefault="00CF0DAE" w:rsidP="00030B4C">
      <w:pPr>
        <w:spacing w:after="0" w:line="480" w:lineRule="auto"/>
        <w:jc w:val="both"/>
        <w:rPr>
          <w:rFonts w:ascii="Times New Roman" w:hAnsi="Times New Roman" w:cs="Times New Roman"/>
          <w:sz w:val="24"/>
        </w:rPr>
      </w:pPr>
    </w:p>
    <w:p w14:paraId="5D803B20" w14:textId="77777777" w:rsidR="00CF0DAE" w:rsidRDefault="00CF0DAE" w:rsidP="00030B4C">
      <w:pPr>
        <w:spacing w:after="0" w:line="480" w:lineRule="auto"/>
        <w:jc w:val="both"/>
        <w:rPr>
          <w:rFonts w:ascii="Times New Roman" w:hAnsi="Times New Roman" w:cs="Times New Roman"/>
          <w:sz w:val="24"/>
        </w:rPr>
      </w:pPr>
    </w:p>
    <w:p w14:paraId="1B692493" w14:textId="77777777" w:rsidR="00CF0DAE" w:rsidRDefault="00CF0DAE" w:rsidP="00030B4C">
      <w:pPr>
        <w:spacing w:after="0" w:line="480" w:lineRule="auto"/>
        <w:jc w:val="both"/>
        <w:rPr>
          <w:rFonts w:ascii="Times New Roman" w:hAnsi="Times New Roman" w:cs="Times New Roman"/>
          <w:sz w:val="24"/>
        </w:rPr>
      </w:pPr>
    </w:p>
    <w:p w14:paraId="2BACEF19" w14:textId="77777777" w:rsidR="00CF0DAE" w:rsidRDefault="00CF0DAE" w:rsidP="00030B4C">
      <w:pPr>
        <w:spacing w:after="0" w:line="480" w:lineRule="auto"/>
        <w:jc w:val="both"/>
        <w:rPr>
          <w:rFonts w:ascii="Times New Roman" w:hAnsi="Times New Roman" w:cs="Times New Roman"/>
          <w:sz w:val="24"/>
        </w:rPr>
      </w:pPr>
    </w:p>
    <w:p w14:paraId="245D67CD" w14:textId="77777777" w:rsidR="00CF0DAE" w:rsidRDefault="00CF0DAE" w:rsidP="00030B4C">
      <w:pPr>
        <w:spacing w:after="0" w:line="480" w:lineRule="auto"/>
        <w:jc w:val="both"/>
        <w:rPr>
          <w:rFonts w:ascii="Times New Roman" w:hAnsi="Times New Roman" w:cs="Times New Roman"/>
          <w:sz w:val="24"/>
        </w:rPr>
      </w:pPr>
    </w:p>
    <w:p w14:paraId="2E63F585" w14:textId="77777777" w:rsidR="00CF0DAE" w:rsidRDefault="00CF0DAE" w:rsidP="00030B4C">
      <w:pPr>
        <w:spacing w:after="0" w:line="480" w:lineRule="auto"/>
        <w:jc w:val="both"/>
        <w:rPr>
          <w:rFonts w:ascii="Times New Roman" w:hAnsi="Times New Roman" w:cs="Times New Roman"/>
          <w:sz w:val="24"/>
        </w:rPr>
      </w:pPr>
    </w:p>
    <w:p w14:paraId="4BCEC52F" w14:textId="77777777" w:rsidR="00CF0DAE" w:rsidRDefault="00CF0DAE" w:rsidP="00030B4C">
      <w:pPr>
        <w:spacing w:after="0" w:line="480" w:lineRule="auto"/>
        <w:jc w:val="both"/>
        <w:rPr>
          <w:rFonts w:ascii="Times New Roman" w:hAnsi="Times New Roman" w:cs="Times New Roman"/>
          <w:sz w:val="24"/>
        </w:rPr>
      </w:pPr>
    </w:p>
    <w:p w14:paraId="566F7C0E" w14:textId="77777777" w:rsidR="00CF0DAE" w:rsidRDefault="00CF0DAE" w:rsidP="00030B4C">
      <w:pPr>
        <w:spacing w:after="0" w:line="480" w:lineRule="auto"/>
        <w:jc w:val="both"/>
        <w:rPr>
          <w:rFonts w:ascii="Times New Roman" w:hAnsi="Times New Roman" w:cs="Times New Roman"/>
          <w:sz w:val="24"/>
        </w:rPr>
      </w:pPr>
    </w:p>
    <w:p w14:paraId="0DF71914" w14:textId="77777777" w:rsidR="00CF0DAE" w:rsidRDefault="00CF0DAE" w:rsidP="00030B4C">
      <w:pPr>
        <w:spacing w:after="0" w:line="480" w:lineRule="auto"/>
        <w:jc w:val="both"/>
        <w:rPr>
          <w:rFonts w:ascii="Times New Roman" w:hAnsi="Times New Roman" w:cs="Times New Roman"/>
          <w:sz w:val="24"/>
        </w:rPr>
      </w:pPr>
    </w:p>
    <w:p w14:paraId="5B89CEA2" w14:textId="77777777" w:rsidR="00CF0DAE" w:rsidRDefault="00CF0DAE" w:rsidP="00030B4C">
      <w:pPr>
        <w:spacing w:after="0" w:line="480" w:lineRule="auto"/>
        <w:jc w:val="both"/>
        <w:rPr>
          <w:rFonts w:ascii="Times New Roman" w:hAnsi="Times New Roman" w:cs="Times New Roman"/>
          <w:sz w:val="24"/>
        </w:rPr>
      </w:pPr>
    </w:p>
    <w:p w14:paraId="50C909CC" w14:textId="77777777" w:rsidR="00CF0DAE" w:rsidRDefault="00CF0DAE" w:rsidP="00030B4C">
      <w:pPr>
        <w:spacing w:after="0" w:line="480" w:lineRule="auto"/>
        <w:jc w:val="both"/>
        <w:rPr>
          <w:rFonts w:ascii="Times New Roman" w:hAnsi="Times New Roman" w:cs="Times New Roman"/>
          <w:sz w:val="24"/>
        </w:rPr>
      </w:pPr>
    </w:p>
    <w:p w14:paraId="53BB38C3" w14:textId="77777777" w:rsidR="00CF0DAE" w:rsidRDefault="00CF0DAE" w:rsidP="00030B4C">
      <w:pPr>
        <w:spacing w:after="0" w:line="480" w:lineRule="auto"/>
        <w:jc w:val="both"/>
        <w:rPr>
          <w:rFonts w:ascii="Times New Roman" w:hAnsi="Times New Roman" w:cs="Times New Roman"/>
          <w:sz w:val="24"/>
        </w:rPr>
      </w:pPr>
    </w:p>
    <w:p w14:paraId="507D735F" w14:textId="77777777" w:rsidR="00CF0DAE" w:rsidRDefault="00CF0DAE" w:rsidP="00030B4C">
      <w:pPr>
        <w:spacing w:after="0" w:line="480" w:lineRule="auto"/>
        <w:jc w:val="both"/>
        <w:rPr>
          <w:rFonts w:ascii="Times New Roman" w:hAnsi="Times New Roman" w:cs="Times New Roman"/>
          <w:sz w:val="24"/>
        </w:rPr>
      </w:pPr>
    </w:p>
    <w:p w14:paraId="77F69897" w14:textId="77777777" w:rsidR="00CF0DAE" w:rsidRDefault="00CF0DAE" w:rsidP="00030B4C">
      <w:pPr>
        <w:spacing w:after="0" w:line="480" w:lineRule="auto"/>
        <w:jc w:val="both"/>
        <w:rPr>
          <w:rFonts w:ascii="Times New Roman" w:hAnsi="Times New Roman" w:cs="Times New Roman"/>
          <w:sz w:val="24"/>
        </w:rPr>
      </w:pPr>
    </w:p>
    <w:p w14:paraId="4A48DF6D" w14:textId="77777777" w:rsidR="00CF0DAE" w:rsidRDefault="00CF0DAE" w:rsidP="00030B4C">
      <w:pPr>
        <w:spacing w:after="0" w:line="480" w:lineRule="auto"/>
        <w:jc w:val="both"/>
        <w:rPr>
          <w:rFonts w:ascii="Times New Roman" w:hAnsi="Times New Roman" w:cs="Times New Roman"/>
          <w:sz w:val="24"/>
        </w:rPr>
      </w:pPr>
    </w:p>
    <w:p w14:paraId="68B03B20" w14:textId="77777777" w:rsidR="00CF0DAE" w:rsidRDefault="00CF0DAE" w:rsidP="00030B4C">
      <w:pPr>
        <w:spacing w:after="0" w:line="480" w:lineRule="auto"/>
        <w:jc w:val="both"/>
        <w:rPr>
          <w:rFonts w:ascii="Times New Roman" w:hAnsi="Times New Roman" w:cs="Times New Roman"/>
          <w:sz w:val="24"/>
        </w:rPr>
      </w:pPr>
    </w:p>
    <w:p w14:paraId="4BD9355B" w14:textId="77777777" w:rsidR="00CF0DAE" w:rsidRDefault="00CF0DAE" w:rsidP="00030B4C">
      <w:pPr>
        <w:spacing w:after="0" w:line="480" w:lineRule="auto"/>
        <w:jc w:val="both"/>
        <w:rPr>
          <w:rFonts w:ascii="Times New Roman" w:hAnsi="Times New Roman" w:cs="Times New Roman"/>
          <w:sz w:val="24"/>
        </w:rPr>
      </w:pPr>
    </w:p>
    <w:p w14:paraId="035A22F1" w14:textId="77777777" w:rsidR="00CF0DAE" w:rsidRDefault="00CF0DAE" w:rsidP="00030B4C">
      <w:pPr>
        <w:spacing w:after="0" w:line="480" w:lineRule="auto"/>
        <w:jc w:val="both"/>
        <w:rPr>
          <w:rFonts w:ascii="Times New Roman" w:hAnsi="Times New Roman" w:cs="Times New Roman"/>
          <w:sz w:val="24"/>
        </w:rPr>
      </w:pPr>
    </w:p>
    <w:p w14:paraId="33FB37D7" w14:textId="77777777" w:rsidR="00CF0DAE" w:rsidRPr="00030B4C" w:rsidRDefault="00CF0DAE" w:rsidP="00030B4C">
      <w:pPr>
        <w:spacing w:after="0" w:line="480" w:lineRule="auto"/>
        <w:jc w:val="both"/>
        <w:rPr>
          <w:rFonts w:ascii="Times New Roman" w:hAnsi="Times New Roman" w:cs="Times New Roman"/>
          <w:sz w:val="24"/>
        </w:rPr>
      </w:pPr>
    </w:p>
    <w:p w14:paraId="0E48447C" w14:textId="77777777" w:rsidR="002761CB" w:rsidRPr="0023465D" w:rsidRDefault="002761CB" w:rsidP="0023465D">
      <w:pPr>
        <w:pStyle w:val="Heading1"/>
        <w:spacing w:line="480" w:lineRule="auto"/>
        <w:rPr>
          <w:rFonts w:ascii="Times New Roman" w:eastAsia="Times New Roman" w:hAnsi="Times New Roman" w:cs="Times New Roman"/>
          <w:b/>
          <w:bCs/>
          <w:color w:val="auto"/>
          <w:sz w:val="28"/>
          <w:szCs w:val="28"/>
        </w:rPr>
      </w:pPr>
      <w:bookmarkStart w:id="663" w:name="_Toc468477641"/>
      <w:r w:rsidRPr="0023465D">
        <w:rPr>
          <w:rFonts w:ascii="Times New Roman" w:eastAsia="Times New Roman" w:hAnsi="Times New Roman" w:cs="Times New Roman"/>
          <w:b/>
          <w:bCs/>
          <w:color w:val="auto"/>
          <w:sz w:val="28"/>
          <w:szCs w:val="28"/>
        </w:rPr>
        <w:lastRenderedPageBreak/>
        <w:t>References:</w:t>
      </w:r>
      <w:bookmarkEnd w:id="663"/>
    </w:p>
    <w:p w14:paraId="0578140E" w14:textId="77777777" w:rsidR="00CE329F" w:rsidRPr="0023465D" w:rsidRDefault="00882A9B" w:rsidP="0023465D">
      <w:pPr>
        <w:spacing w:line="240" w:lineRule="auto"/>
        <w:jc w:val="both"/>
        <w:rPr>
          <w:rFonts w:ascii="Times New Roman" w:eastAsia="Times New Roman" w:hAnsi="Times New Roman" w:cs="Times New Roman"/>
          <w:sz w:val="24"/>
          <w:szCs w:val="24"/>
        </w:rPr>
      </w:pPr>
      <w:r w:rsidRPr="00CE329F">
        <w:rPr>
          <w:rFonts w:ascii="Times New Roman" w:eastAsia="Times New Roman" w:hAnsi="Times New Roman" w:cs="Times New Roman"/>
          <w:color w:val="000000"/>
          <w:sz w:val="24"/>
          <w:szCs w:val="24"/>
        </w:rPr>
        <w:t xml:space="preserve">[1] </w:t>
      </w:r>
      <w:r w:rsidRPr="0023465D">
        <w:rPr>
          <w:rFonts w:ascii="Times New Roman" w:eastAsia="Times New Roman" w:hAnsi="Times New Roman" w:cs="Times New Roman"/>
          <w:sz w:val="24"/>
          <w:szCs w:val="24"/>
        </w:rPr>
        <w:t xml:space="preserve">Chui, Michael, Markus </w:t>
      </w:r>
      <w:proofErr w:type="spellStart"/>
      <w:r w:rsidRPr="0023465D">
        <w:rPr>
          <w:rFonts w:ascii="Times New Roman" w:eastAsia="Times New Roman" w:hAnsi="Times New Roman" w:cs="Times New Roman"/>
          <w:sz w:val="24"/>
          <w:szCs w:val="24"/>
        </w:rPr>
        <w:t>Löffler</w:t>
      </w:r>
      <w:proofErr w:type="spellEnd"/>
      <w:r w:rsidRPr="0023465D">
        <w:rPr>
          <w:rFonts w:ascii="Times New Roman" w:eastAsia="Times New Roman" w:hAnsi="Times New Roman" w:cs="Times New Roman"/>
          <w:sz w:val="24"/>
          <w:szCs w:val="24"/>
        </w:rPr>
        <w:t xml:space="preserve"> and Roger Roberts. "The Internet of Things | McKinsey &amp; Company." McKinsey &amp; Company | Global management consulting. Mar 2010. Web. 14 Nov</w:t>
      </w:r>
      <w:r w:rsidR="00CE329F" w:rsidRPr="0023465D">
        <w:rPr>
          <w:rFonts w:ascii="Times New Roman" w:eastAsia="Times New Roman" w:hAnsi="Times New Roman" w:cs="Times New Roman"/>
          <w:sz w:val="24"/>
          <w:szCs w:val="24"/>
        </w:rPr>
        <w:t>ember 2016. &lt;</w:t>
      </w:r>
      <w:hyperlink r:id="rId48" w:history="1">
        <w:r w:rsidR="00CE329F" w:rsidRPr="0023465D">
          <w:rPr>
            <w:rStyle w:val="Hyperlink"/>
            <w:rFonts w:ascii="Times New Roman" w:eastAsia="Times New Roman" w:hAnsi="Times New Roman" w:cs="Times New Roman"/>
            <w:color w:val="auto"/>
            <w:sz w:val="24"/>
            <w:szCs w:val="24"/>
            <w:u w:val="none"/>
          </w:rPr>
          <w:t>http://www.mckinsey.com/industries/high-tech/our-insights/the-internet-of-things</w:t>
        </w:r>
      </w:hyperlink>
      <w:r w:rsidR="00CE329F" w:rsidRPr="0023465D">
        <w:rPr>
          <w:rFonts w:ascii="Times New Roman" w:eastAsia="Times New Roman" w:hAnsi="Times New Roman" w:cs="Times New Roman"/>
          <w:sz w:val="24"/>
          <w:szCs w:val="24"/>
        </w:rPr>
        <w:t>&gt;</w:t>
      </w:r>
    </w:p>
    <w:p w14:paraId="6AA609BE" w14:textId="77777777" w:rsidR="00882A9B" w:rsidRPr="00CE329F" w:rsidRDefault="00882A9B" w:rsidP="00CE329F">
      <w:pPr>
        <w:spacing w:line="240" w:lineRule="auto"/>
        <w:jc w:val="both"/>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 xml:space="preserve">[2] Nixon, Allison, John Costello and Zach </w:t>
      </w:r>
      <w:proofErr w:type="spellStart"/>
      <w:r w:rsidRPr="00CE329F">
        <w:rPr>
          <w:rFonts w:ascii="Times New Roman" w:eastAsia="Times New Roman" w:hAnsi="Times New Roman" w:cs="Times New Roman"/>
          <w:color w:val="000000"/>
          <w:sz w:val="24"/>
          <w:szCs w:val="24"/>
        </w:rPr>
        <w:t>Wikholm</w:t>
      </w:r>
      <w:proofErr w:type="spellEnd"/>
      <w:r w:rsidRPr="00CE329F">
        <w:rPr>
          <w:rFonts w:ascii="Times New Roman" w:eastAsia="Times New Roman" w:hAnsi="Times New Roman" w:cs="Times New Roman"/>
          <w:color w:val="000000"/>
          <w:sz w:val="24"/>
          <w:szCs w:val="24"/>
        </w:rPr>
        <w:t xml:space="preserve">. "Flashpoint - An After-Action Analysis of the </w:t>
      </w:r>
      <w:proofErr w:type="spellStart"/>
      <w:r w:rsidRPr="00CE329F">
        <w:rPr>
          <w:rFonts w:ascii="Times New Roman" w:eastAsia="Times New Roman" w:hAnsi="Times New Roman" w:cs="Times New Roman"/>
          <w:color w:val="000000"/>
          <w:sz w:val="24"/>
          <w:szCs w:val="24"/>
        </w:rPr>
        <w:t>Mirai</w:t>
      </w:r>
      <w:proofErr w:type="spellEnd"/>
      <w:r w:rsidRPr="00CE329F">
        <w:rPr>
          <w:rFonts w:ascii="Times New Roman" w:eastAsia="Times New Roman" w:hAnsi="Times New Roman" w:cs="Times New Roman"/>
          <w:color w:val="000000"/>
          <w:sz w:val="24"/>
          <w:szCs w:val="24"/>
        </w:rPr>
        <w:t xml:space="preserve"> Botnet Attacks on </w:t>
      </w:r>
      <w:proofErr w:type="spellStart"/>
      <w:r w:rsidRPr="00CE329F">
        <w:rPr>
          <w:rFonts w:ascii="Times New Roman" w:eastAsia="Times New Roman" w:hAnsi="Times New Roman" w:cs="Times New Roman"/>
          <w:color w:val="000000"/>
          <w:sz w:val="24"/>
          <w:szCs w:val="24"/>
        </w:rPr>
        <w:t>Dyn</w:t>
      </w:r>
      <w:proofErr w:type="spellEnd"/>
      <w:r w:rsidRPr="00CE329F">
        <w:rPr>
          <w:rFonts w:ascii="Times New Roman" w:eastAsia="Times New Roman" w:hAnsi="Times New Roman" w:cs="Times New Roman"/>
          <w:color w:val="000000"/>
          <w:sz w:val="24"/>
          <w:szCs w:val="24"/>
        </w:rPr>
        <w:t>." Flashpoint - MAKE MORE INTELLIGENT DECISIONS. 25 Oct 2016. Web. 14 Nov 2016. &lt;http://www.flashpoint-intel.com/action-analysis-mirai-botnet-attacks-dyn/&gt;</w:t>
      </w:r>
    </w:p>
    <w:p w14:paraId="7ED0A1C0" w14:textId="77777777" w:rsidR="00882A9B" w:rsidRPr="00CE329F" w:rsidRDefault="00882A9B" w:rsidP="00CE329F">
      <w:pPr>
        <w:spacing w:line="240" w:lineRule="auto"/>
        <w:jc w:val="both"/>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 xml:space="preserve">[3] </w:t>
      </w:r>
      <w:proofErr w:type="spellStart"/>
      <w:r w:rsidRPr="00CE329F">
        <w:rPr>
          <w:rFonts w:ascii="Times New Roman" w:eastAsia="Times New Roman" w:hAnsi="Times New Roman" w:cs="Times New Roman"/>
          <w:color w:val="000000"/>
          <w:sz w:val="24"/>
          <w:szCs w:val="24"/>
        </w:rPr>
        <w:t>Barcena</w:t>
      </w:r>
      <w:proofErr w:type="spellEnd"/>
      <w:r w:rsidRPr="00CE329F">
        <w:rPr>
          <w:rFonts w:ascii="Times New Roman" w:eastAsia="Times New Roman" w:hAnsi="Times New Roman" w:cs="Times New Roman"/>
          <w:color w:val="000000"/>
          <w:sz w:val="24"/>
          <w:szCs w:val="24"/>
        </w:rPr>
        <w:t xml:space="preserve">, Mario </w:t>
      </w:r>
      <w:proofErr w:type="spellStart"/>
      <w:r w:rsidRPr="00CE329F">
        <w:rPr>
          <w:rFonts w:ascii="Times New Roman" w:eastAsia="Times New Roman" w:hAnsi="Times New Roman" w:cs="Times New Roman"/>
          <w:color w:val="000000"/>
          <w:sz w:val="24"/>
          <w:szCs w:val="24"/>
        </w:rPr>
        <w:t>Ballano</w:t>
      </w:r>
      <w:proofErr w:type="spellEnd"/>
      <w:r w:rsidRPr="00CE329F">
        <w:rPr>
          <w:rFonts w:ascii="Times New Roman" w:eastAsia="Times New Roman" w:hAnsi="Times New Roman" w:cs="Times New Roman"/>
          <w:color w:val="000000"/>
          <w:sz w:val="24"/>
          <w:szCs w:val="24"/>
        </w:rPr>
        <w:t xml:space="preserve"> and Candid </w:t>
      </w:r>
      <w:proofErr w:type="spellStart"/>
      <w:r w:rsidRPr="00CE329F">
        <w:rPr>
          <w:rFonts w:ascii="Times New Roman" w:eastAsia="Times New Roman" w:hAnsi="Times New Roman" w:cs="Times New Roman"/>
          <w:color w:val="000000"/>
          <w:sz w:val="24"/>
          <w:szCs w:val="24"/>
        </w:rPr>
        <w:t>Wueest</w:t>
      </w:r>
      <w:proofErr w:type="spellEnd"/>
      <w:r w:rsidRPr="00CE329F">
        <w:rPr>
          <w:rFonts w:ascii="Times New Roman" w:eastAsia="Times New Roman" w:hAnsi="Times New Roman" w:cs="Times New Roman"/>
          <w:color w:val="000000"/>
          <w:sz w:val="24"/>
          <w:szCs w:val="24"/>
        </w:rPr>
        <w:t>. "Insecurity in the Internet of Things." Symantec. 12 Mar 2015. Web. 15 Nov 2016. &lt;http://www.symantec.com/content/dam/symantec/docs/white-papers/insecurity-in-the-internet-of-things-en.pdf&gt;</w:t>
      </w:r>
    </w:p>
    <w:p w14:paraId="24DA39E3" w14:textId="1629A2C4" w:rsidR="00F439CD" w:rsidRPr="0023465D" w:rsidRDefault="008015B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[4] </w:t>
      </w:r>
      <w:r w:rsidR="00F439CD" w:rsidRPr="0023465D">
        <w:rPr>
          <w:rFonts w:ascii="Times New Roman" w:eastAsia="Times New Roman" w:hAnsi="Times New Roman" w:cs="Times New Roman"/>
          <w:sz w:val="24"/>
          <w:szCs w:val="24"/>
        </w:rPr>
        <w:t xml:space="preserve">"Bitcoin." Wikipedia. Wikimedia Foundation, 29 June 2016. Web. 30 Oct. 2016. </w:t>
      </w:r>
      <w:r w:rsidR="004B0E47">
        <w:rPr>
          <w:rFonts w:ascii="Times New Roman" w:eastAsia="Times New Roman" w:hAnsi="Times New Roman" w:cs="Times New Roman"/>
          <w:sz w:val="24"/>
          <w:szCs w:val="24"/>
        </w:rPr>
        <w:t>&lt;</w:t>
      </w:r>
      <w:r w:rsidR="00F439CD" w:rsidRPr="0023465D">
        <w:rPr>
          <w:rFonts w:ascii="Times New Roman" w:eastAsia="Times New Roman" w:hAnsi="Times New Roman" w:cs="Times New Roman"/>
          <w:sz w:val="24"/>
          <w:szCs w:val="24"/>
        </w:rPr>
        <w:t>https://en.wikipedia.org/wiki/Bitcoin</w:t>
      </w:r>
      <w:r w:rsidR="004B0E47">
        <w:rPr>
          <w:rFonts w:ascii="Times New Roman" w:eastAsia="Times New Roman" w:hAnsi="Times New Roman" w:cs="Times New Roman"/>
          <w:sz w:val="24"/>
          <w:szCs w:val="24"/>
        </w:rPr>
        <w:t>&gt;</w:t>
      </w:r>
    </w:p>
    <w:p w14:paraId="62EB8C1C" w14:textId="77777777" w:rsidR="00F439CD" w:rsidRPr="0023465D" w:rsidRDefault="008015B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[5] </w:t>
      </w:r>
      <w:proofErr w:type="spellStart"/>
      <w:r w:rsidR="00F439CD" w:rsidRPr="0023465D">
        <w:rPr>
          <w:rFonts w:ascii="Times New Roman" w:eastAsia="Times New Roman" w:hAnsi="Times New Roman" w:cs="Times New Roman"/>
          <w:sz w:val="24"/>
          <w:szCs w:val="24"/>
        </w:rPr>
        <w:t>Coindesk</w:t>
      </w:r>
      <w:proofErr w:type="spellEnd"/>
      <w:r w:rsidR="00F439CD" w:rsidRPr="0023465D">
        <w:rPr>
          <w:rFonts w:ascii="Times New Roman" w:eastAsia="Times New Roman" w:hAnsi="Times New Roman" w:cs="Times New Roman"/>
          <w:sz w:val="24"/>
          <w:szCs w:val="24"/>
        </w:rPr>
        <w:t xml:space="preserve">. "What Is Bitcoin? - </w:t>
      </w:r>
      <w:proofErr w:type="spellStart"/>
      <w:r w:rsidR="00F439CD" w:rsidRPr="0023465D">
        <w:rPr>
          <w:rFonts w:ascii="Times New Roman" w:eastAsia="Times New Roman" w:hAnsi="Times New Roman" w:cs="Times New Roman"/>
          <w:sz w:val="24"/>
          <w:szCs w:val="24"/>
        </w:rPr>
        <w:t>CoinDesk</w:t>
      </w:r>
      <w:proofErr w:type="spellEnd"/>
      <w:r w:rsidR="00F439CD" w:rsidRPr="0023465D">
        <w:rPr>
          <w:rFonts w:ascii="Times New Roman" w:eastAsia="Times New Roman" w:hAnsi="Times New Roman" w:cs="Times New Roman"/>
          <w:sz w:val="24"/>
          <w:szCs w:val="24"/>
        </w:rPr>
        <w:t xml:space="preserve">." </w:t>
      </w:r>
      <w:proofErr w:type="spellStart"/>
      <w:r w:rsidR="00F439CD" w:rsidRPr="0023465D">
        <w:rPr>
          <w:rFonts w:ascii="Times New Roman" w:eastAsia="Times New Roman" w:hAnsi="Times New Roman" w:cs="Times New Roman"/>
          <w:sz w:val="24"/>
          <w:szCs w:val="24"/>
        </w:rPr>
        <w:t>CoinDesk</w:t>
      </w:r>
      <w:proofErr w:type="spellEnd"/>
      <w:r w:rsidR="00F439CD" w:rsidRPr="0023465D">
        <w:rPr>
          <w:rFonts w:ascii="Times New Roman" w:eastAsia="Times New Roman" w:hAnsi="Times New Roman" w:cs="Times New Roman"/>
          <w:sz w:val="24"/>
          <w:szCs w:val="24"/>
        </w:rPr>
        <w:t xml:space="preserve">. </w:t>
      </w:r>
      <w:proofErr w:type="spellStart"/>
      <w:proofErr w:type="gramStart"/>
      <w:r w:rsidR="00F439CD" w:rsidRPr="0023465D">
        <w:rPr>
          <w:rFonts w:ascii="Times New Roman" w:eastAsia="Times New Roman" w:hAnsi="Times New Roman" w:cs="Times New Roman"/>
          <w:sz w:val="24"/>
          <w:szCs w:val="24"/>
        </w:rPr>
        <w:t>N.p</w:t>
      </w:r>
      <w:proofErr w:type="spellEnd"/>
      <w:proofErr w:type="gramEnd"/>
      <w:r w:rsidR="00F439CD" w:rsidRPr="0023465D">
        <w:rPr>
          <w:rFonts w:ascii="Times New Roman" w:eastAsia="Times New Roman" w:hAnsi="Times New Roman" w:cs="Times New Roman"/>
          <w:sz w:val="24"/>
          <w:szCs w:val="24"/>
        </w:rPr>
        <w:t xml:space="preserve">., 28 Aug. 2015. Web. 11 Nov. 2016 </w:t>
      </w:r>
      <w:r w:rsidR="00CE329F" w:rsidRPr="0023465D">
        <w:rPr>
          <w:rFonts w:ascii="Times New Roman" w:eastAsia="Times New Roman" w:hAnsi="Times New Roman" w:cs="Times New Roman"/>
          <w:sz w:val="24"/>
          <w:szCs w:val="24"/>
        </w:rPr>
        <w:t>&lt;</w:t>
      </w:r>
      <w:r w:rsidR="00F439CD" w:rsidRPr="0023465D">
        <w:rPr>
          <w:rFonts w:ascii="Times New Roman" w:eastAsia="Times New Roman" w:hAnsi="Times New Roman" w:cs="Times New Roman"/>
          <w:sz w:val="24"/>
          <w:szCs w:val="24"/>
        </w:rPr>
        <w:t>http://www.coindesk.com/information/what-is-bitcoin/</w:t>
      </w:r>
      <w:r w:rsidR="00CE329F" w:rsidRPr="0023465D">
        <w:rPr>
          <w:rFonts w:ascii="Times New Roman" w:eastAsia="Times New Roman" w:hAnsi="Times New Roman" w:cs="Times New Roman"/>
          <w:sz w:val="24"/>
          <w:szCs w:val="24"/>
        </w:rPr>
        <w:t>&gt;</w:t>
      </w:r>
    </w:p>
    <w:p w14:paraId="016AF56D" w14:textId="77777777" w:rsidR="00F439CD" w:rsidRPr="0023465D" w:rsidRDefault="008015B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[6] </w:t>
      </w:r>
      <w:r w:rsidR="00CE329F" w:rsidRPr="0023465D">
        <w:rPr>
          <w:rFonts w:ascii="Times New Roman" w:eastAsia="Times New Roman" w:hAnsi="Times New Roman" w:cs="Times New Roman"/>
          <w:sz w:val="24"/>
          <w:szCs w:val="24"/>
        </w:rPr>
        <w:t>"What is Bitcoin?" FAQ</w:t>
      </w:r>
      <w:r w:rsidR="00F439CD" w:rsidRPr="0023465D">
        <w:rPr>
          <w:rFonts w:ascii="Times New Roman" w:eastAsia="Times New Roman" w:hAnsi="Times New Roman" w:cs="Times New Roman"/>
          <w:sz w:val="24"/>
          <w:szCs w:val="24"/>
        </w:rPr>
        <w:t xml:space="preserve">. </w:t>
      </w:r>
      <w:proofErr w:type="spellStart"/>
      <w:r w:rsidR="00F439CD" w:rsidRPr="0023465D">
        <w:rPr>
          <w:rFonts w:ascii="Times New Roman" w:eastAsia="Times New Roman" w:hAnsi="Times New Roman" w:cs="Times New Roman"/>
          <w:sz w:val="24"/>
          <w:szCs w:val="24"/>
        </w:rPr>
        <w:t>PoolHash</w:t>
      </w:r>
      <w:proofErr w:type="spellEnd"/>
      <w:r w:rsidR="00F439CD" w:rsidRPr="0023465D">
        <w:rPr>
          <w:rFonts w:ascii="Times New Roman" w:eastAsia="Times New Roman" w:hAnsi="Times New Roman" w:cs="Times New Roman"/>
          <w:sz w:val="24"/>
          <w:szCs w:val="24"/>
        </w:rPr>
        <w:t xml:space="preserve"> Technol</w:t>
      </w:r>
      <w:r w:rsidR="00CE329F" w:rsidRPr="0023465D">
        <w:rPr>
          <w:rFonts w:ascii="Times New Roman" w:eastAsia="Times New Roman" w:hAnsi="Times New Roman" w:cs="Times New Roman"/>
          <w:sz w:val="24"/>
          <w:szCs w:val="24"/>
        </w:rPr>
        <w:t>ogies Limited. Web. 12 November 2016. &lt;http://www.poolhash.com/faq/view/category_id/2/&gt;</w:t>
      </w:r>
    </w:p>
    <w:p w14:paraId="7F56159C" w14:textId="77777777" w:rsidR="00F439CD" w:rsidRPr="0023465D" w:rsidRDefault="008015B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[7] </w:t>
      </w:r>
      <w:r w:rsidR="00F439CD" w:rsidRPr="0023465D">
        <w:rPr>
          <w:rFonts w:ascii="Times New Roman" w:eastAsia="Times New Roman" w:hAnsi="Times New Roman" w:cs="Times New Roman"/>
          <w:sz w:val="24"/>
          <w:szCs w:val="24"/>
        </w:rPr>
        <w:t xml:space="preserve">C. Todd Gibson, and Tyler Kirk. "Blockchain 101 for Asset Managers." The Investment Lawyer. Wolters Kluwer, 10 Oct. 2016. Web. 13 Nov. 2016. </w:t>
      </w:r>
      <w:r w:rsidR="00CE329F" w:rsidRPr="0023465D">
        <w:rPr>
          <w:rFonts w:ascii="Times New Roman" w:eastAsia="Times New Roman" w:hAnsi="Times New Roman" w:cs="Times New Roman"/>
          <w:sz w:val="24"/>
          <w:szCs w:val="24"/>
        </w:rPr>
        <w:t>&lt;</w:t>
      </w:r>
      <w:r w:rsidR="00F439CD" w:rsidRPr="0023465D">
        <w:rPr>
          <w:rFonts w:ascii="Times New Roman" w:eastAsia="Times New Roman" w:hAnsi="Times New Roman" w:cs="Times New Roman"/>
          <w:sz w:val="24"/>
          <w:szCs w:val="24"/>
        </w:rPr>
        <w:t>http://www.klgates.com/files/Publication/921292ec-0e76-4b4b-adf4-036b15c175fe/Presentation/PublicationAttachment/6489032d-7722-4dcc-a10c-09e7e9b4350e/Blockchain_101_for_Asset_Managers.pdf</w:t>
      </w:r>
      <w:r w:rsidR="00CE329F" w:rsidRPr="0023465D">
        <w:rPr>
          <w:rFonts w:ascii="Times New Roman" w:eastAsia="Times New Roman" w:hAnsi="Times New Roman" w:cs="Times New Roman"/>
          <w:sz w:val="24"/>
          <w:szCs w:val="24"/>
        </w:rPr>
        <w:t>&gt;</w:t>
      </w:r>
    </w:p>
    <w:p w14:paraId="2487F8A9" w14:textId="77777777" w:rsidR="00F439CD" w:rsidRPr="00CE3C23" w:rsidRDefault="008015B1" w:rsidP="00CE3C23">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[8] </w:t>
      </w:r>
      <w:r w:rsidR="00CE3C23" w:rsidRPr="00CE3C23">
        <w:rPr>
          <w:rFonts w:ascii="Times New Roman" w:eastAsia="Times New Roman" w:hAnsi="Times New Roman" w:cs="Times New Roman"/>
          <w:sz w:val="24"/>
          <w:szCs w:val="24"/>
        </w:rPr>
        <w:t>Nakamoto, Satoshi. "Bitcoin: A peer-to-peer electronic cash system." (2008).</w:t>
      </w:r>
    </w:p>
    <w:p w14:paraId="0F5B3B7F" w14:textId="77777777" w:rsidR="00F439CD" w:rsidRPr="0023465D" w:rsidRDefault="008015B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[9] </w:t>
      </w:r>
      <w:r w:rsidR="00F439CD" w:rsidRPr="0023465D">
        <w:rPr>
          <w:rFonts w:ascii="Times New Roman" w:eastAsia="Times New Roman" w:hAnsi="Times New Roman" w:cs="Times New Roman"/>
          <w:sz w:val="24"/>
          <w:szCs w:val="24"/>
        </w:rPr>
        <w:t xml:space="preserve">Rosenfeld, </w:t>
      </w:r>
      <w:proofErr w:type="spellStart"/>
      <w:r w:rsidR="00F439CD" w:rsidRPr="0023465D">
        <w:rPr>
          <w:rFonts w:ascii="Times New Roman" w:eastAsia="Times New Roman" w:hAnsi="Times New Roman" w:cs="Times New Roman"/>
          <w:sz w:val="24"/>
          <w:szCs w:val="24"/>
        </w:rPr>
        <w:t>Meni</w:t>
      </w:r>
      <w:proofErr w:type="spellEnd"/>
      <w:r w:rsidR="00F439CD" w:rsidRPr="0023465D">
        <w:rPr>
          <w:rFonts w:ascii="Times New Roman" w:eastAsia="Times New Roman" w:hAnsi="Times New Roman" w:cs="Times New Roman"/>
          <w:sz w:val="24"/>
          <w:szCs w:val="24"/>
        </w:rPr>
        <w:t xml:space="preserve">. "Analysis of </w:t>
      </w:r>
      <w:proofErr w:type="spellStart"/>
      <w:r w:rsidR="00F439CD" w:rsidRPr="0023465D">
        <w:rPr>
          <w:rFonts w:ascii="Times New Roman" w:eastAsia="Times New Roman" w:hAnsi="Times New Roman" w:cs="Times New Roman"/>
          <w:sz w:val="24"/>
          <w:szCs w:val="24"/>
        </w:rPr>
        <w:t>Hashrate</w:t>
      </w:r>
      <w:proofErr w:type="spellEnd"/>
      <w:r w:rsidR="00F439CD" w:rsidRPr="0023465D">
        <w:rPr>
          <w:rFonts w:ascii="Times New Roman" w:eastAsia="Times New Roman" w:hAnsi="Times New Roman" w:cs="Times New Roman"/>
          <w:sz w:val="24"/>
          <w:szCs w:val="24"/>
        </w:rPr>
        <w:t>-based Double-spending." Bitcoi</w:t>
      </w:r>
      <w:r w:rsidR="00CE3C23" w:rsidRPr="0023465D">
        <w:rPr>
          <w:rFonts w:ascii="Times New Roman" w:eastAsia="Times New Roman" w:hAnsi="Times New Roman" w:cs="Times New Roman"/>
          <w:sz w:val="24"/>
          <w:szCs w:val="24"/>
        </w:rPr>
        <w:t>l.co, 13 December 2012. Web. 13 November</w:t>
      </w:r>
      <w:r w:rsidR="00F439CD" w:rsidRPr="0023465D">
        <w:rPr>
          <w:rFonts w:ascii="Times New Roman" w:eastAsia="Times New Roman" w:hAnsi="Times New Roman" w:cs="Times New Roman"/>
          <w:sz w:val="24"/>
          <w:szCs w:val="24"/>
        </w:rPr>
        <w:t xml:space="preserve"> 2016. </w:t>
      </w:r>
      <w:r w:rsidR="00CE3C23" w:rsidRPr="0023465D">
        <w:rPr>
          <w:rFonts w:ascii="Times New Roman" w:eastAsia="Times New Roman" w:hAnsi="Times New Roman" w:cs="Times New Roman"/>
          <w:sz w:val="24"/>
          <w:szCs w:val="24"/>
        </w:rPr>
        <w:t>&lt;</w:t>
      </w:r>
      <w:r w:rsidR="00F439CD" w:rsidRPr="0023465D">
        <w:rPr>
          <w:rFonts w:ascii="Times New Roman" w:eastAsia="Times New Roman" w:hAnsi="Times New Roman" w:cs="Times New Roman"/>
          <w:sz w:val="24"/>
          <w:szCs w:val="24"/>
        </w:rPr>
        <w:t>https://bitcoil.co.il/Doublespend.pdf</w:t>
      </w:r>
      <w:r w:rsidR="00CE3C23" w:rsidRPr="0023465D">
        <w:rPr>
          <w:rFonts w:ascii="Times New Roman" w:eastAsia="Times New Roman" w:hAnsi="Times New Roman" w:cs="Times New Roman"/>
          <w:sz w:val="24"/>
          <w:szCs w:val="24"/>
        </w:rPr>
        <w:t>&gt;</w:t>
      </w:r>
    </w:p>
    <w:p w14:paraId="3A063148" w14:textId="3B22A9C4" w:rsidR="00F439CD" w:rsidRPr="0023465D" w:rsidRDefault="008015B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[10] </w:t>
      </w:r>
      <w:proofErr w:type="spellStart"/>
      <w:r w:rsidR="00F439CD" w:rsidRPr="0023465D">
        <w:rPr>
          <w:rFonts w:ascii="Times New Roman" w:eastAsia="Times New Roman" w:hAnsi="Times New Roman" w:cs="Times New Roman"/>
          <w:sz w:val="24"/>
          <w:szCs w:val="24"/>
        </w:rPr>
        <w:t>Theymos</w:t>
      </w:r>
      <w:proofErr w:type="spellEnd"/>
      <w:r w:rsidR="00F439CD" w:rsidRPr="0023465D">
        <w:rPr>
          <w:rFonts w:ascii="Times New Roman" w:eastAsia="Times New Roman" w:hAnsi="Times New Roman" w:cs="Times New Roman"/>
          <w:sz w:val="24"/>
          <w:szCs w:val="24"/>
        </w:rPr>
        <w:t xml:space="preserve">. "Difficulty." Difficulty - Bitcoin Wiki. </w:t>
      </w:r>
      <w:proofErr w:type="spellStart"/>
      <w:proofErr w:type="gramStart"/>
      <w:r w:rsidR="00F439CD" w:rsidRPr="0023465D">
        <w:rPr>
          <w:rFonts w:ascii="Times New Roman" w:eastAsia="Times New Roman" w:hAnsi="Times New Roman" w:cs="Times New Roman"/>
          <w:sz w:val="24"/>
          <w:szCs w:val="24"/>
        </w:rPr>
        <w:t>N.p</w:t>
      </w:r>
      <w:proofErr w:type="spellEnd"/>
      <w:proofErr w:type="gramEnd"/>
      <w:r w:rsidR="00F439CD" w:rsidRPr="0023465D">
        <w:rPr>
          <w:rFonts w:ascii="Times New Roman" w:eastAsia="Times New Roman" w:hAnsi="Times New Roman" w:cs="Times New Roman"/>
          <w:sz w:val="24"/>
          <w:szCs w:val="24"/>
        </w:rPr>
        <w:t xml:space="preserve">., 19 Dec. 2010. Web. 14 Nov. 2016. </w:t>
      </w:r>
      <w:r w:rsidR="004B0E47">
        <w:rPr>
          <w:rFonts w:ascii="Times New Roman" w:eastAsia="Times New Roman" w:hAnsi="Times New Roman" w:cs="Times New Roman"/>
          <w:sz w:val="24"/>
          <w:szCs w:val="24"/>
        </w:rPr>
        <w:t>&lt;</w:t>
      </w:r>
      <w:r w:rsidR="00F439CD" w:rsidRPr="0023465D">
        <w:rPr>
          <w:rFonts w:ascii="Times New Roman" w:eastAsia="Times New Roman" w:hAnsi="Times New Roman" w:cs="Times New Roman"/>
          <w:sz w:val="24"/>
          <w:szCs w:val="24"/>
        </w:rPr>
        <w:t>https://en.bitcoin.it/wiki/Difficulty</w:t>
      </w:r>
      <w:r w:rsidR="004B0E47">
        <w:rPr>
          <w:rFonts w:ascii="Times New Roman" w:eastAsia="Times New Roman" w:hAnsi="Times New Roman" w:cs="Times New Roman"/>
          <w:sz w:val="24"/>
          <w:szCs w:val="24"/>
        </w:rPr>
        <w:t>&gt;</w:t>
      </w:r>
    </w:p>
    <w:p w14:paraId="1A9D6F33" w14:textId="37906F7D" w:rsidR="00F439CD" w:rsidRPr="0023465D" w:rsidRDefault="008015B1" w:rsidP="0023465D">
      <w:pPr>
        <w:spacing w:after="120"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[11] </w:t>
      </w:r>
      <w:r w:rsidR="00F439CD" w:rsidRPr="0023465D">
        <w:rPr>
          <w:rFonts w:ascii="Times New Roman" w:eastAsia="Times New Roman" w:hAnsi="Times New Roman" w:cs="Times New Roman"/>
          <w:sz w:val="24"/>
          <w:szCs w:val="24"/>
        </w:rPr>
        <w:t>"Blockchain Size." Blockchain.info. B</w:t>
      </w:r>
      <w:r w:rsidR="00FC5B2A" w:rsidRPr="0023465D">
        <w:rPr>
          <w:rFonts w:ascii="Times New Roman" w:eastAsia="Times New Roman" w:hAnsi="Times New Roman" w:cs="Times New Roman"/>
          <w:sz w:val="24"/>
          <w:szCs w:val="24"/>
        </w:rPr>
        <w:t>l</w:t>
      </w:r>
      <w:r w:rsidR="00F439CD" w:rsidRPr="0023465D">
        <w:rPr>
          <w:rFonts w:ascii="Times New Roman" w:eastAsia="Times New Roman" w:hAnsi="Times New Roman" w:cs="Times New Roman"/>
          <w:sz w:val="24"/>
          <w:szCs w:val="24"/>
        </w:rPr>
        <w:t xml:space="preserve">ockchain Luxembourg, </w:t>
      </w:r>
      <w:proofErr w:type="spellStart"/>
      <w:r w:rsidR="00F439CD" w:rsidRPr="0023465D">
        <w:rPr>
          <w:rFonts w:ascii="Times New Roman" w:eastAsia="Times New Roman" w:hAnsi="Times New Roman" w:cs="Times New Roman"/>
          <w:sz w:val="24"/>
          <w:szCs w:val="24"/>
        </w:rPr>
        <w:t>n.d.</w:t>
      </w:r>
      <w:proofErr w:type="spellEnd"/>
      <w:r w:rsidR="00F439CD" w:rsidRPr="0023465D">
        <w:rPr>
          <w:rFonts w:ascii="Times New Roman" w:eastAsia="Times New Roman" w:hAnsi="Times New Roman" w:cs="Times New Roman"/>
          <w:sz w:val="24"/>
          <w:szCs w:val="24"/>
        </w:rPr>
        <w:t xml:space="preserve"> Web. 14 Nov. 2016. </w:t>
      </w:r>
      <w:r w:rsidR="004B0E47">
        <w:rPr>
          <w:rFonts w:ascii="Times New Roman" w:eastAsia="Times New Roman" w:hAnsi="Times New Roman" w:cs="Times New Roman"/>
          <w:sz w:val="24"/>
          <w:szCs w:val="24"/>
        </w:rPr>
        <w:t>&lt;</w:t>
      </w:r>
      <w:r w:rsidR="003B0F33" w:rsidRPr="0023465D">
        <w:rPr>
          <w:rFonts w:ascii="Times New Roman" w:eastAsia="Times New Roman" w:hAnsi="Times New Roman" w:cs="Times New Roman"/>
          <w:sz w:val="24"/>
          <w:szCs w:val="24"/>
        </w:rPr>
        <w:t>https://blockchain.info/charts/blocks-size</w:t>
      </w:r>
      <w:r w:rsidR="004B0E47">
        <w:rPr>
          <w:rFonts w:ascii="Times New Roman" w:eastAsia="Times New Roman" w:hAnsi="Times New Roman" w:cs="Times New Roman"/>
          <w:sz w:val="24"/>
          <w:szCs w:val="24"/>
        </w:rPr>
        <w:t>&gt;</w:t>
      </w:r>
    </w:p>
    <w:p w14:paraId="24BFBB6A" w14:textId="3FB54D12" w:rsidR="00F439CD" w:rsidRPr="0023465D" w:rsidRDefault="008015B1" w:rsidP="0023465D">
      <w:pPr>
        <w:spacing w:after="120"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[12] </w:t>
      </w:r>
      <w:r w:rsidR="00F439CD" w:rsidRPr="0023465D">
        <w:rPr>
          <w:rFonts w:ascii="Times New Roman" w:eastAsia="Times New Roman" w:hAnsi="Times New Roman" w:cs="Times New Roman"/>
          <w:sz w:val="24"/>
          <w:szCs w:val="24"/>
        </w:rPr>
        <w:t xml:space="preserve">Bitcoin. "Bitcoin/bitcoin." GitHub. </w:t>
      </w:r>
      <w:proofErr w:type="spellStart"/>
      <w:r w:rsidR="00F439CD" w:rsidRPr="0023465D">
        <w:rPr>
          <w:rFonts w:ascii="Times New Roman" w:eastAsia="Times New Roman" w:hAnsi="Times New Roman" w:cs="Times New Roman"/>
          <w:sz w:val="24"/>
          <w:szCs w:val="24"/>
        </w:rPr>
        <w:t>Github</w:t>
      </w:r>
      <w:proofErr w:type="spellEnd"/>
      <w:r w:rsidR="00F439CD" w:rsidRPr="0023465D">
        <w:rPr>
          <w:rFonts w:ascii="Times New Roman" w:eastAsia="Times New Roman" w:hAnsi="Times New Roman" w:cs="Times New Roman"/>
          <w:sz w:val="24"/>
          <w:szCs w:val="24"/>
        </w:rPr>
        <w:t xml:space="preserve"> INC, 10 July 2015. Web. 14 Nov. 2016. </w:t>
      </w:r>
      <w:r w:rsidR="004B0E47">
        <w:rPr>
          <w:rFonts w:ascii="Times New Roman" w:eastAsia="Times New Roman" w:hAnsi="Times New Roman" w:cs="Times New Roman"/>
          <w:sz w:val="24"/>
          <w:szCs w:val="24"/>
        </w:rPr>
        <w:t>&lt;</w:t>
      </w:r>
      <w:r w:rsidR="00F439CD" w:rsidRPr="0023465D">
        <w:rPr>
          <w:rFonts w:ascii="Times New Roman" w:eastAsia="Times New Roman" w:hAnsi="Times New Roman" w:cs="Times New Roman"/>
          <w:sz w:val="24"/>
          <w:szCs w:val="24"/>
        </w:rPr>
        <w:t>https://github.com/bitcoin/bitcoin/issues/6461</w:t>
      </w:r>
      <w:r w:rsidR="004B0E47">
        <w:rPr>
          <w:rFonts w:ascii="Times New Roman" w:eastAsia="Times New Roman" w:hAnsi="Times New Roman" w:cs="Times New Roman"/>
          <w:sz w:val="24"/>
          <w:szCs w:val="24"/>
        </w:rPr>
        <w:t>&gt;</w:t>
      </w:r>
    </w:p>
    <w:p w14:paraId="6A859AB6" w14:textId="11B559E0" w:rsidR="00F439CD" w:rsidRPr="0023465D" w:rsidRDefault="008015B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[13] </w:t>
      </w:r>
      <w:proofErr w:type="spellStart"/>
      <w:r w:rsidR="00F439CD" w:rsidRPr="0023465D">
        <w:rPr>
          <w:rFonts w:ascii="Times New Roman" w:eastAsia="Times New Roman" w:hAnsi="Times New Roman" w:cs="Times New Roman"/>
          <w:sz w:val="24"/>
          <w:szCs w:val="24"/>
        </w:rPr>
        <w:t>Smartbit</w:t>
      </w:r>
      <w:proofErr w:type="spellEnd"/>
      <w:r w:rsidR="00F439CD" w:rsidRPr="0023465D">
        <w:rPr>
          <w:rFonts w:ascii="Times New Roman" w:eastAsia="Times New Roman" w:hAnsi="Times New Roman" w:cs="Times New Roman"/>
          <w:sz w:val="24"/>
          <w:szCs w:val="24"/>
        </w:rPr>
        <w:t xml:space="preserve"> | Bitcoin Blockchain. </w:t>
      </w:r>
      <w:proofErr w:type="spellStart"/>
      <w:r w:rsidR="00F439CD" w:rsidRPr="0023465D">
        <w:rPr>
          <w:rFonts w:ascii="Times New Roman" w:eastAsia="Times New Roman" w:hAnsi="Times New Roman" w:cs="Times New Roman"/>
          <w:sz w:val="24"/>
          <w:szCs w:val="24"/>
        </w:rPr>
        <w:t>Smartbit</w:t>
      </w:r>
      <w:proofErr w:type="spellEnd"/>
      <w:r w:rsidR="00F439CD" w:rsidRPr="0023465D">
        <w:rPr>
          <w:rFonts w:ascii="Times New Roman" w:eastAsia="Times New Roman" w:hAnsi="Times New Roman" w:cs="Times New Roman"/>
          <w:sz w:val="24"/>
          <w:szCs w:val="24"/>
        </w:rPr>
        <w:t xml:space="preserve">, </w:t>
      </w:r>
      <w:proofErr w:type="spellStart"/>
      <w:r w:rsidR="00F439CD" w:rsidRPr="0023465D">
        <w:rPr>
          <w:rFonts w:ascii="Times New Roman" w:eastAsia="Times New Roman" w:hAnsi="Times New Roman" w:cs="Times New Roman"/>
          <w:sz w:val="24"/>
          <w:szCs w:val="24"/>
        </w:rPr>
        <w:t>n.d.</w:t>
      </w:r>
      <w:proofErr w:type="spellEnd"/>
      <w:r w:rsidR="00F439CD" w:rsidRPr="0023465D">
        <w:rPr>
          <w:rFonts w:ascii="Times New Roman" w:eastAsia="Times New Roman" w:hAnsi="Times New Roman" w:cs="Times New Roman"/>
          <w:sz w:val="24"/>
          <w:szCs w:val="24"/>
        </w:rPr>
        <w:t xml:space="preserve"> Web. 15 Nov. 2016. </w:t>
      </w:r>
      <w:r w:rsidR="004B0E47">
        <w:rPr>
          <w:rFonts w:ascii="Times New Roman" w:eastAsia="Times New Roman" w:hAnsi="Times New Roman" w:cs="Times New Roman"/>
          <w:sz w:val="24"/>
          <w:szCs w:val="24"/>
        </w:rPr>
        <w:t>&lt;</w:t>
      </w:r>
      <w:r w:rsidR="00F439CD" w:rsidRPr="0023465D">
        <w:rPr>
          <w:rFonts w:ascii="Times New Roman" w:eastAsia="Times New Roman" w:hAnsi="Times New Roman" w:cs="Times New Roman"/>
          <w:sz w:val="24"/>
          <w:szCs w:val="24"/>
        </w:rPr>
        <w:t>https://www.smartbit.com.au/</w:t>
      </w:r>
      <w:r w:rsidR="004B0E47">
        <w:rPr>
          <w:rFonts w:ascii="Times New Roman" w:eastAsia="Times New Roman" w:hAnsi="Times New Roman" w:cs="Times New Roman"/>
          <w:sz w:val="24"/>
          <w:szCs w:val="24"/>
        </w:rPr>
        <w:t>&gt;</w:t>
      </w:r>
    </w:p>
    <w:p w14:paraId="228D23B7" w14:textId="77777777" w:rsidR="00F439CD" w:rsidRPr="00DD58D6" w:rsidRDefault="008015B1" w:rsidP="00DD58D6">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[14] </w:t>
      </w:r>
      <w:r w:rsidR="00DD58D6" w:rsidRPr="00DD58D6">
        <w:rPr>
          <w:rFonts w:ascii="Times New Roman" w:eastAsia="Times New Roman" w:hAnsi="Times New Roman" w:cs="Times New Roman"/>
          <w:sz w:val="24"/>
          <w:szCs w:val="24"/>
        </w:rPr>
        <w:t>Bitcoin, Beyond. "</w:t>
      </w:r>
      <w:proofErr w:type="spellStart"/>
      <w:r w:rsidR="00DD58D6" w:rsidRPr="00DD58D6">
        <w:rPr>
          <w:rFonts w:ascii="Times New Roman" w:eastAsia="Times New Roman" w:hAnsi="Times New Roman" w:cs="Times New Roman"/>
          <w:sz w:val="24"/>
          <w:szCs w:val="24"/>
        </w:rPr>
        <w:t>BlockChain</w:t>
      </w:r>
      <w:proofErr w:type="spellEnd"/>
      <w:r w:rsidR="00DD58D6" w:rsidRPr="00DD58D6">
        <w:rPr>
          <w:rFonts w:ascii="Times New Roman" w:eastAsia="Times New Roman" w:hAnsi="Times New Roman" w:cs="Times New Roman"/>
          <w:sz w:val="24"/>
          <w:szCs w:val="24"/>
        </w:rPr>
        <w:t xml:space="preserve"> Technology." (2015).</w:t>
      </w:r>
    </w:p>
    <w:p w14:paraId="1B9FF707" w14:textId="77777777" w:rsidR="00F439CD" w:rsidRPr="0023465D" w:rsidRDefault="008015B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[15] </w:t>
      </w:r>
      <w:proofErr w:type="spellStart"/>
      <w:r w:rsidR="00F439CD" w:rsidRPr="0023465D">
        <w:rPr>
          <w:rFonts w:ascii="Times New Roman" w:eastAsia="Times New Roman" w:hAnsi="Times New Roman" w:cs="Times New Roman"/>
          <w:sz w:val="24"/>
          <w:szCs w:val="24"/>
        </w:rPr>
        <w:t>Boersma</w:t>
      </w:r>
      <w:proofErr w:type="spellEnd"/>
      <w:r w:rsidR="00F439CD" w:rsidRPr="0023465D">
        <w:rPr>
          <w:rFonts w:ascii="Times New Roman" w:eastAsia="Times New Roman" w:hAnsi="Times New Roman" w:cs="Times New Roman"/>
          <w:sz w:val="24"/>
          <w:szCs w:val="24"/>
        </w:rPr>
        <w:t xml:space="preserve">, Jacob, and </w:t>
      </w:r>
      <w:proofErr w:type="spellStart"/>
      <w:r w:rsidR="00F439CD" w:rsidRPr="0023465D">
        <w:rPr>
          <w:rFonts w:ascii="Times New Roman" w:eastAsia="Times New Roman" w:hAnsi="Times New Roman" w:cs="Times New Roman"/>
          <w:sz w:val="24"/>
          <w:szCs w:val="24"/>
        </w:rPr>
        <w:t>Jaroen</w:t>
      </w:r>
      <w:proofErr w:type="spellEnd"/>
      <w:r w:rsidR="00F439CD" w:rsidRPr="0023465D">
        <w:rPr>
          <w:rFonts w:ascii="Times New Roman" w:eastAsia="Times New Roman" w:hAnsi="Times New Roman" w:cs="Times New Roman"/>
          <w:sz w:val="24"/>
          <w:szCs w:val="24"/>
        </w:rPr>
        <w:t xml:space="preserve"> Butlers. "Blockchain Technology: 9 Benefits &amp; 7 Challenges | Delo</w:t>
      </w:r>
      <w:r w:rsidR="00DD58D6" w:rsidRPr="0023465D">
        <w:rPr>
          <w:rFonts w:ascii="Times New Roman" w:eastAsia="Times New Roman" w:hAnsi="Times New Roman" w:cs="Times New Roman"/>
          <w:sz w:val="24"/>
          <w:szCs w:val="24"/>
        </w:rPr>
        <w:t>itte." Deloitte Nederland. 2016. Web. 16 November</w:t>
      </w:r>
      <w:r w:rsidR="00F439CD" w:rsidRPr="0023465D">
        <w:rPr>
          <w:rFonts w:ascii="Times New Roman" w:eastAsia="Times New Roman" w:hAnsi="Times New Roman" w:cs="Times New Roman"/>
          <w:sz w:val="24"/>
          <w:szCs w:val="24"/>
        </w:rPr>
        <w:t xml:space="preserve"> 2016. </w:t>
      </w:r>
      <w:r w:rsidR="00CE4819" w:rsidRPr="0023465D">
        <w:rPr>
          <w:rFonts w:ascii="Times New Roman" w:eastAsia="Times New Roman" w:hAnsi="Times New Roman" w:cs="Times New Roman"/>
          <w:sz w:val="24"/>
          <w:szCs w:val="24"/>
        </w:rPr>
        <w:lastRenderedPageBreak/>
        <w:t>&lt;</w:t>
      </w:r>
      <w:hyperlink r:id="rId49" w:history="1">
        <w:r w:rsidR="00F439CD" w:rsidRPr="0023465D">
          <w:rPr>
            <w:rStyle w:val="Hyperlink"/>
            <w:rFonts w:ascii="Times New Roman" w:eastAsia="Times New Roman" w:hAnsi="Times New Roman" w:cs="Times New Roman"/>
            <w:color w:val="auto"/>
            <w:sz w:val="24"/>
            <w:szCs w:val="24"/>
            <w:u w:val="none"/>
          </w:rPr>
          <w:t>https://www2.deloitte.com/nl/nl/pages/innovatie/artikelen/blockchain-technology-9-benefits-and-7-challenges.html</w:t>
        </w:r>
      </w:hyperlink>
      <w:r w:rsidR="00CE4819" w:rsidRPr="0023465D">
        <w:rPr>
          <w:rFonts w:ascii="Times New Roman" w:eastAsia="Times New Roman" w:hAnsi="Times New Roman" w:cs="Times New Roman"/>
          <w:sz w:val="24"/>
          <w:szCs w:val="24"/>
        </w:rPr>
        <w:t>&gt;</w:t>
      </w:r>
    </w:p>
    <w:p w14:paraId="62D48F53" w14:textId="77777777" w:rsidR="002C0091" w:rsidRPr="0070364F" w:rsidRDefault="00ED135D" w:rsidP="00CE329F">
      <w:pPr>
        <w:spacing w:line="240" w:lineRule="auto"/>
        <w:jc w:val="both"/>
        <w:rPr>
          <w:rFonts w:ascii="Times New Roman" w:eastAsia="Times New Roman" w:hAnsi="Times New Roman" w:cs="Times New Roman"/>
          <w:sz w:val="24"/>
          <w:szCs w:val="24"/>
        </w:rPr>
      </w:pPr>
      <w:r w:rsidRPr="0070364F">
        <w:rPr>
          <w:rFonts w:ascii="Times New Roman" w:eastAsia="Times New Roman" w:hAnsi="Times New Roman" w:cs="Times New Roman"/>
          <w:sz w:val="24"/>
          <w:szCs w:val="24"/>
        </w:rPr>
        <w:t>[16</w:t>
      </w:r>
      <w:r w:rsidR="006D57D8" w:rsidRPr="0070364F">
        <w:rPr>
          <w:rFonts w:ascii="Times New Roman" w:eastAsia="Times New Roman" w:hAnsi="Times New Roman" w:cs="Times New Roman"/>
          <w:sz w:val="24"/>
          <w:szCs w:val="24"/>
        </w:rPr>
        <w:t xml:space="preserve">] </w:t>
      </w:r>
      <w:r w:rsidR="002C0091" w:rsidRPr="0070364F">
        <w:rPr>
          <w:rFonts w:ascii="Times New Roman" w:eastAsia="Times New Roman" w:hAnsi="Times New Roman" w:cs="Times New Roman"/>
          <w:sz w:val="24"/>
          <w:szCs w:val="24"/>
        </w:rPr>
        <w:t xml:space="preserve">Wood, Gavin. "Ethereum: A secure </w:t>
      </w:r>
      <w:proofErr w:type="spellStart"/>
      <w:r w:rsidR="002C0091" w:rsidRPr="0070364F">
        <w:rPr>
          <w:rFonts w:ascii="Times New Roman" w:eastAsia="Times New Roman" w:hAnsi="Times New Roman" w:cs="Times New Roman"/>
          <w:sz w:val="24"/>
          <w:szCs w:val="24"/>
        </w:rPr>
        <w:t>decentralised</w:t>
      </w:r>
      <w:proofErr w:type="spellEnd"/>
      <w:r w:rsidR="002C0091" w:rsidRPr="0070364F">
        <w:rPr>
          <w:rFonts w:ascii="Times New Roman" w:eastAsia="Times New Roman" w:hAnsi="Times New Roman" w:cs="Times New Roman"/>
          <w:sz w:val="24"/>
          <w:szCs w:val="24"/>
        </w:rPr>
        <w:t xml:space="preserve"> </w:t>
      </w:r>
      <w:proofErr w:type="spellStart"/>
      <w:r w:rsidR="002C0091" w:rsidRPr="0070364F">
        <w:rPr>
          <w:rFonts w:ascii="Times New Roman" w:eastAsia="Times New Roman" w:hAnsi="Times New Roman" w:cs="Times New Roman"/>
          <w:sz w:val="24"/>
          <w:szCs w:val="24"/>
        </w:rPr>
        <w:t>generalised</w:t>
      </w:r>
      <w:proofErr w:type="spellEnd"/>
      <w:r w:rsidR="002C0091" w:rsidRPr="0070364F">
        <w:rPr>
          <w:rFonts w:ascii="Times New Roman" w:eastAsia="Times New Roman" w:hAnsi="Times New Roman" w:cs="Times New Roman"/>
          <w:sz w:val="24"/>
          <w:szCs w:val="24"/>
        </w:rPr>
        <w:t xml:space="preserve"> transaction ledger." </w:t>
      </w:r>
      <w:r w:rsidR="002C0091" w:rsidRPr="24D47E9E">
        <w:rPr>
          <w:rFonts w:ascii="Times New Roman" w:eastAsia="Times New Roman" w:hAnsi="Times New Roman" w:cs="Times New Roman"/>
          <w:i/>
          <w:iCs/>
          <w:sz w:val="24"/>
          <w:szCs w:val="24"/>
        </w:rPr>
        <w:t>Ethereum Project Yellow Paper</w:t>
      </w:r>
      <w:r w:rsidR="002C0091" w:rsidRPr="0070364F">
        <w:rPr>
          <w:rFonts w:ascii="Times New Roman" w:eastAsia="Times New Roman" w:hAnsi="Times New Roman" w:cs="Times New Roman"/>
          <w:sz w:val="24"/>
          <w:szCs w:val="24"/>
        </w:rPr>
        <w:t xml:space="preserve"> (2014). </w:t>
      </w:r>
    </w:p>
    <w:p w14:paraId="0F8B3D72" w14:textId="77777777" w:rsidR="006D57D8" w:rsidRPr="0023465D" w:rsidRDefault="00ED135D" w:rsidP="0023465D">
      <w:pPr>
        <w:spacing w:line="240" w:lineRule="auto"/>
        <w:jc w:val="both"/>
        <w:rPr>
          <w:rFonts w:ascii="Times New Roman" w:eastAsia="Times New Roman" w:hAnsi="Times New Roman" w:cs="Times New Roman"/>
          <w:sz w:val="24"/>
          <w:szCs w:val="24"/>
        </w:rPr>
      </w:pPr>
      <w:r w:rsidRPr="0070364F">
        <w:rPr>
          <w:rFonts w:ascii="Times New Roman" w:eastAsia="Times New Roman" w:hAnsi="Times New Roman" w:cs="Times New Roman"/>
          <w:sz w:val="24"/>
          <w:szCs w:val="24"/>
        </w:rPr>
        <w:t>[17</w:t>
      </w:r>
      <w:r w:rsidR="006D57D8" w:rsidRPr="0070364F">
        <w:rPr>
          <w:rFonts w:ascii="Times New Roman" w:eastAsia="Times New Roman" w:hAnsi="Times New Roman" w:cs="Times New Roman"/>
          <w:sz w:val="24"/>
          <w:szCs w:val="24"/>
        </w:rPr>
        <w:t>] "Smart Oracles: A Simple, Powerful Approach to Smart Contract</w:t>
      </w:r>
      <w:r w:rsidR="008C3F0E">
        <w:rPr>
          <w:rFonts w:ascii="Times New Roman" w:eastAsia="Times New Roman" w:hAnsi="Times New Roman" w:cs="Times New Roman"/>
          <w:sz w:val="24"/>
          <w:szCs w:val="24"/>
        </w:rPr>
        <w:t xml:space="preserve">s” </w:t>
      </w:r>
      <w:proofErr w:type="spellStart"/>
      <w:r w:rsidR="008C3F0E">
        <w:rPr>
          <w:rFonts w:ascii="Times New Roman" w:eastAsia="Times New Roman" w:hAnsi="Times New Roman" w:cs="Times New Roman"/>
          <w:sz w:val="24"/>
          <w:szCs w:val="24"/>
        </w:rPr>
        <w:t>codius</w:t>
      </w:r>
      <w:proofErr w:type="spellEnd"/>
      <w:r w:rsidR="008C3F0E">
        <w:rPr>
          <w:rFonts w:ascii="Times New Roman" w:eastAsia="Times New Roman" w:hAnsi="Times New Roman" w:cs="Times New Roman"/>
          <w:sz w:val="24"/>
          <w:szCs w:val="24"/>
        </w:rPr>
        <w:t>/</w:t>
      </w:r>
      <w:proofErr w:type="spellStart"/>
      <w:r w:rsidR="008C3F0E">
        <w:rPr>
          <w:rFonts w:ascii="Times New Roman" w:eastAsia="Times New Roman" w:hAnsi="Times New Roman" w:cs="Times New Roman"/>
          <w:sz w:val="24"/>
          <w:szCs w:val="24"/>
        </w:rPr>
        <w:t>codius</w:t>
      </w:r>
      <w:proofErr w:type="spellEnd"/>
      <w:r w:rsidR="008C3F0E">
        <w:rPr>
          <w:rFonts w:ascii="Times New Roman" w:eastAsia="Times New Roman" w:hAnsi="Times New Roman" w:cs="Times New Roman"/>
          <w:sz w:val="24"/>
          <w:szCs w:val="24"/>
        </w:rPr>
        <w:t xml:space="preserve"> Wiki. GitHub.</w:t>
      </w:r>
      <w:r w:rsidR="006D57D8" w:rsidRPr="0070364F">
        <w:rPr>
          <w:rFonts w:ascii="Times New Roman" w:eastAsia="Times New Roman" w:hAnsi="Times New Roman" w:cs="Times New Roman"/>
          <w:sz w:val="24"/>
          <w:szCs w:val="24"/>
        </w:rPr>
        <w:t xml:space="preserve"> Web. 16 Nov 2016. &lt;http://github.com/codius/codius/wiki/Smart-Oracles:-A-Simple,-Powerful-Approach-to-Smart-Contracts&gt;.</w:t>
      </w:r>
    </w:p>
    <w:p w14:paraId="6BC0ED2B" w14:textId="77777777" w:rsidR="006D57D8" w:rsidRPr="0070364F" w:rsidRDefault="00ED135D" w:rsidP="00CE329F">
      <w:pPr>
        <w:spacing w:line="240" w:lineRule="auto"/>
        <w:rPr>
          <w:rFonts w:ascii="Times New Roman" w:eastAsia="Times New Roman" w:hAnsi="Times New Roman" w:cs="Times New Roman"/>
          <w:sz w:val="24"/>
          <w:szCs w:val="24"/>
        </w:rPr>
      </w:pPr>
      <w:r w:rsidRPr="0070364F">
        <w:rPr>
          <w:rFonts w:ascii="Times New Roman" w:eastAsia="Times New Roman" w:hAnsi="Times New Roman" w:cs="Times New Roman"/>
          <w:sz w:val="24"/>
          <w:szCs w:val="24"/>
        </w:rPr>
        <w:t>[18</w:t>
      </w:r>
      <w:r w:rsidR="007451A3" w:rsidRPr="0070364F">
        <w:rPr>
          <w:rFonts w:ascii="Times New Roman" w:eastAsia="Times New Roman" w:hAnsi="Times New Roman" w:cs="Times New Roman"/>
          <w:sz w:val="24"/>
          <w:szCs w:val="24"/>
        </w:rPr>
        <w:t xml:space="preserve">] "API Reference." </w:t>
      </w:r>
      <w:proofErr w:type="spellStart"/>
      <w:r w:rsidR="007451A3" w:rsidRPr="0070364F">
        <w:rPr>
          <w:rFonts w:ascii="Times New Roman" w:eastAsia="Times New Roman" w:hAnsi="Times New Roman" w:cs="Times New Roman"/>
          <w:sz w:val="24"/>
          <w:szCs w:val="24"/>
        </w:rPr>
        <w:t>Oraclize</w:t>
      </w:r>
      <w:proofErr w:type="spellEnd"/>
      <w:r w:rsidR="007451A3" w:rsidRPr="0070364F">
        <w:rPr>
          <w:rFonts w:ascii="Times New Roman" w:eastAsia="Times New Roman" w:hAnsi="Times New Roman" w:cs="Times New Roman"/>
          <w:sz w:val="24"/>
          <w:szCs w:val="24"/>
        </w:rPr>
        <w:t xml:space="preserve">. </w:t>
      </w:r>
      <w:r w:rsidR="006D57D8" w:rsidRPr="0070364F">
        <w:rPr>
          <w:rFonts w:ascii="Times New Roman" w:eastAsia="Times New Roman" w:hAnsi="Times New Roman" w:cs="Times New Roman"/>
          <w:sz w:val="24"/>
          <w:szCs w:val="24"/>
        </w:rPr>
        <w:t>Web. 18 Nov</w:t>
      </w:r>
      <w:r w:rsidR="007451A3" w:rsidRPr="0070364F">
        <w:rPr>
          <w:rFonts w:ascii="Times New Roman" w:eastAsia="Times New Roman" w:hAnsi="Times New Roman" w:cs="Times New Roman"/>
          <w:sz w:val="24"/>
          <w:szCs w:val="24"/>
        </w:rPr>
        <w:t>ember</w:t>
      </w:r>
      <w:r w:rsidR="006D57D8" w:rsidRPr="0070364F">
        <w:rPr>
          <w:rFonts w:ascii="Times New Roman" w:eastAsia="Times New Roman" w:hAnsi="Times New Roman" w:cs="Times New Roman"/>
          <w:sz w:val="24"/>
          <w:szCs w:val="24"/>
        </w:rPr>
        <w:t xml:space="preserve"> 2016.</w:t>
      </w:r>
      <w:r w:rsidR="007451A3" w:rsidRPr="0070364F">
        <w:rPr>
          <w:rFonts w:ascii="Times New Roman" w:eastAsia="Times New Roman" w:hAnsi="Times New Roman" w:cs="Times New Roman"/>
          <w:sz w:val="24"/>
          <w:szCs w:val="24"/>
        </w:rPr>
        <w:t xml:space="preserve"> &lt;</w:t>
      </w:r>
      <w:hyperlink r:id="rId50" w:anchor="overview" w:history="1">
        <w:r w:rsidR="007451A3" w:rsidRPr="0070364F">
          <w:rPr>
            <w:rStyle w:val="Hyperlink"/>
            <w:rFonts w:ascii="Times New Roman" w:eastAsia="Times New Roman" w:hAnsi="Times New Roman" w:cs="Times New Roman"/>
            <w:color w:val="auto"/>
            <w:sz w:val="24"/>
            <w:szCs w:val="24"/>
            <w:u w:val="none"/>
          </w:rPr>
          <w:t>http://docs.oraclize.it/#overview</w:t>
        </w:r>
      </w:hyperlink>
      <w:r w:rsidR="007451A3" w:rsidRPr="0070364F">
        <w:rPr>
          <w:rFonts w:ascii="Times New Roman" w:eastAsia="Times New Roman" w:hAnsi="Times New Roman" w:cs="Times New Roman"/>
          <w:sz w:val="24"/>
          <w:szCs w:val="24"/>
        </w:rPr>
        <w:t>&gt;</w:t>
      </w:r>
    </w:p>
    <w:p w14:paraId="635771A5" w14:textId="77777777" w:rsidR="006D57D8" w:rsidRPr="00CE329F" w:rsidRDefault="00ED135D" w:rsidP="00B469DE">
      <w:pPr>
        <w:spacing w:after="0" w:line="240" w:lineRule="auto"/>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[19</w:t>
      </w:r>
      <w:r w:rsidR="006D57D8" w:rsidRPr="00CE329F">
        <w:rPr>
          <w:rFonts w:ascii="Times New Roman" w:eastAsia="Times New Roman" w:hAnsi="Times New Roman" w:cs="Times New Roman"/>
          <w:color w:val="000000"/>
          <w:sz w:val="24"/>
          <w:szCs w:val="24"/>
        </w:rPr>
        <w:t>] "White Paper</w:t>
      </w:r>
      <w:r w:rsidR="0070364F">
        <w:rPr>
          <w:rFonts w:ascii="Times New Roman" w:eastAsia="Times New Roman" w:hAnsi="Times New Roman" w:cs="Times New Roman"/>
          <w:color w:val="000000"/>
          <w:sz w:val="24"/>
          <w:szCs w:val="24"/>
        </w:rPr>
        <w:t xml:space="preserve">.” Ethereum Wiki. </w:t>
      </w:r>
      <w:r w:rsidR="006D57D8" w:rsidRPr="00CE329F">
        <w:rPr>
          <w:rFonts w:ascii="Times New Roman" w:eastAsia="Times New Roman" w:hAnsi="Times New Roman" w:cs="Times New Roman"/>
          <w:color w:val="000000"/>
          <w:sz w:val="24"/>
          <w:szCs w:val="24"/>
        </w:rPr>
        <w:t>GitHub. Web. 17 Nov</w:t>
      </w:r>
      <w:r w:rsidR="00922F4A">
        <w:rPr>
          <w:rFonts w:ascii="Times New Roman" w:eastAsia="Times New Roman" w:hAnsi="Times New Roman" w:cs="Times New Roman"/>
          <w:color w:val="000000"/>
          <w:sz w:val="24"/>
          <w:szCs w:val="24"/>
        </w:rPr>
        <w:t>ember</w:t>
      </w:r>
      <w:r w:rsidR="006D57D8" w:rsidRPr="00CE329F">
        <w:rPr>
          <w:rFonts w:ascii="Times New Roman" w:eastAsia="Times New Roman" w:hAnsi="Times New Roman" w:cs="Times New Roman"/>
          <w:color w:val="000000"/>
          <w:sz w:val="24"/>
          <w:szCs w:val="24"/>
        </w:rPr>
        <w:t xml:space="preserve"> 2016</w:t>
      </w:r>
      <w:r w:rsidR="00B469DE">
        <w:rPr>
          <w:rFonts w:ascii="Times New Roman" w:eastAsia="Times New Roman" w:hAnsi="Times New Roman" w:cs="Times New Roman"/>
          <w:color w:val="000000"/>
          <w:sz w:val="24"/>
          <w:szCs w:val="24"/>
        </w:rPr>
        <w:t>.</w:t>
      </w:r>
      <w:r w:rsidR="006D57D8" w:rsidRPr="00CE329F">
        <w:rPr>
          <w:rFonts w:ascii="Times New Roman" w:eastAsia="Times New Roman" w:hAnsi="Times New Roman" w:cs="Times New Roman"/>
          <w:color w:val="000000"/>
          <w:sz w:val="24"/>
          <w:szCs w:val="24"/>
        </w:rPr>
        <w:t xml:space="preserve"> </w:t>
      </w:r>
    </w:p>
    <w:p w14:paraId="2CAFBDDB" w14:textId="77777777" w:rsidR="006D57D8" w:rsidRPr="00CE329F" w:rsidRDefault="006D57D8" w:rsidP="00CE329F">
      <w:pPr>
        <w:spacing w:line="240" w:lineRule="auto"/>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&lt;http://github.com/ethereum/wiki/wiki/White-Paper#modified-ghost-implementation&gt;.</w:t>
      </w:r>
    </w:p>
    <w:p w14:paraId="6D133826" w14:textId="77777777" w:rsidR="006D57D8" w:rsidRPr="00CE329F" w:rsidRDefault="00ED135D" w:rsidP="00CE329F">
      <w:pPr>
        <w:spacing w:line="240" w:lineRule="auto"/>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[20</w:t>
      </w:r>
      <w:r w:rsidR="006D57D8" w:rsidRPr="00CE329F">
        <w:rPr>
          <w:rFonts w:ascii="Times New Roman" w:eastAsia="Times New Roman" w:hAnsi="Times New Roman" w:cs="Times New Roman"/>
          <w:color w:val="000000"/>
          <w:sz w:val="24"/>
          <w:szCs w:val="24"/>
        </w:rPr>
        <w:t>] "What is the GHOST protocol for Ethereum? | CryptoCompare.com." CryptoCompare.com</w:t>
      </w:r>
      <w:r w:rsidR="00224A10">
        <w:rPr>
          <w:rFonts w:ascii="Times New Roman" w:eastAsia="Times New Roman" w:hAnsi="Times New Roman" w:cs="Times New Roman"/>
          <w:color w:val="000000"/>
          <w:sz w:val="24"/>
          <w:szCs w:val="24"/>
        </w:rPr>
        <w:t>.</w:t>
      </w:r>
      <w:r w:rsidR="006D57D8" w:rsidRPr="00CE329F">
        <w:rPr>
          <w:rFonts w:ascii="Times New Roman" w:eastAsia="Times New Roman" w:hAnsi="Times New Roman" w:cs="Times New Roman"/>
          <w:color w:val="000000"/>
          <w:sz w:val="24"/>
          <w:szCs w:val="24"/>
        </w:rPr>
        <w:t xml:space="preserve"> 29 Feb</w:t>
      </w:r>
      <w:r w:rsidR="00D21AFC">
        <w:rPr>
          <w:rFonts w:ascii="Times New Roman" w:eastAsia="Times New Roman" w:hAnsi="Times New Roman" w:cs="Times New Roman"/>
          <w:color w:val="000000"/>
          <w:sz w:val="24"/>
          <w:szCs w:val="24"/>
        </w:rPr>
        <w:t>ruary</w:t>
      </w:r>
      <w:r w:rsidR="006D57D8" w:rsidRPr="00CE329F">
        <w:rPr>
          <w:rFonts w:ascii="Times New Roman" w:eastAsia="Times New Roman" w:hAnsi="Times New Roman" w:cs="Times New Roman"/>
          <w:color w:val="000000"/>
          <w:sz w:val="24"/>
          <w:szCs w:val="24"/>
        </w:rPr>
        <w:t xml:space="preserve"> 2016. Web. 18 Nov</w:t>
      </w:r>
      <w:r w:rsidR="00D21AFC">
        <w:rPr>
          <w:rFonts w:ascii="Times New Roman" w:eastAsia="Times New Roman" w:hAnsi="Times New Roman" w:cs="Times New Roman"/>
          <w:color w:val="000000"/>
          <w:sz w:val="24"/>
          <w:szCs w:val="24"/>
        </w:rPr>
        <w:t>ember</w:t>
      </w:r>
      <w:r w:rsidR="006D57D8" w:rsidRPr="00CE329F">
        <w:rPr>
          <w:rFonts w:ascii="Times New Roman" w:eastAsia="Times New Roman" w:hAnsi="Times New Roman" w:cs="Times New Roman"/>
          <w:color w:val="000000"/>
          <w:sz w:val="24"/>
          <w:szCs w:val="24"/>
        </w:rPr>
        <w:t xml:space="preserve"> 2016. &lt;http://www.cryptocompare.com/coins/guides/what-is-the-ghost-protocol-for-ethereum/&gt;. </w:t>
      </w:r>
    </w:p>
    <w:p w14:paraId="155DEF7C" w14:textId="77777777" w:rsidR="006D57D8" w:rsidRPr="00CE329F" w:rsidRDefault="00ED135D" w:rsidP="00CE329F">
      <w:pPr>
        <w:spacing w:line="240" w:lineRule="auto"/>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[21</w:t>
      </w:r>
      <w:r w:rsidR="006D57D8" w:rsidRPr="00CE329F">
        <w:rPr>
          <w:rFonts w:ascii="Times New Roman" w:eastAsia="Times New Roman" w:hAnsi="Times New Roman" w:cs="Times New Roman"/>
          <w:color w:val="000000"/>
          <w:sz w:val="24"/>
          <w:szCs w:val="24"/>
        </w:rPr>
        <w:t xml:space="preserve">] "Public versus Private Blockchains." </w:t>
      </w:r>
      <w:proofErr w:type="spellStart"/>
      <w:r w:rsidR="006D57D8" w:rsidRPr="00CE329F">
        <w:rPr>
          <w:rFonts w:ascii="Times New Roman" w:eastAsia="Times New Roman" w:hAnsi="Times New Roman" w:cs="Times New Roman"/>
          <w:color w:val="000000"/>
          <w:sz w:val="24"/>
          <w:szCs w:val="24"/>
        </w:rPr>
        <w:t>Bitfury</w:t>
      </w:r>
      <w:proofErr w:type="spellEnd"/>
      <w:r w:rsidR="006D57D8" w:rsidRPr="00CE329F">
        <w:rPr>
          <w:rFonts w:ascii="Times New Roman" w:eastAsia="Times New Roman" w:hAnsi="Times New Roman" w:cs="Times New Roman"/>
          <w:color w:val="000000"/>
          <w:sz w:val="24"/>
          <w:szCs w:val="24"/>
        </w:rPr>
        <w:t>. 20 Oct 2015. Web. 18 Nov 2016. &lt;http://bitfury.com/content/5-white-papers-research/public-vs-private-pt1-1.pdf&gt;.</w:t>
      </w:r>
    </w:p>
    <w:p w14:paraId="4FB92E41" w14:textId="77777777" w:rsidR="002C0091" w:rsidRPr="00CE329F" w:rsidRDefault="002C0091" w:rsidP="00264A72">
      <w:pPr>
        <w:spacing w:line="240" w:lineRule="auto"/>
        <w:jc w:val="both"/>
        <w:rPr>
          <w:rFonts w:ascii="Times New Roman" w:eastAsia="Times New Roman" w:hAnsi="Times New Roman" w:cs="Times New Roman"/>
          <w:sz w:val="24"/>
          <w:szCs w:val="24"/>
        </w:rPr>
      </w:pPr>
      <w:r w:rsidRPr="00CE329F">
        <w:rPr>
          <w:rFonts w:ascii="Times New Roman" w:eastAsia="Times New Roman" w:hAnsi="Times New Roman" w:cs="Times New Roman"/>
          <w:sz w:val="24"/>
          <w:szCs w:val="24"/>
        </w:rPr>
        <w:t>[</w:t>
      </w:r>
      <w:r w:rsidR="00775CDE" w:rsidRPr="00CE329F">
        <w:rPr>
          <w:rFonts w:ascii="Times New Roman" w:eastAsia="Times New Roman" w:hAnsi="Times New Roman" w:cs="Times New Roman"/>
          <w:sz w:val="24"/>
          <w:szCs w:val="24"/>
        </w:rPr>
        <w:t>2</w:t>
      </w:r>
      <w:r w:rsidRPr="00CE329F">
        <w:rPr>
          <w:rFonts w:ascii="Times New Roman" w:eastAsia="Times New Roman" w:hAnsi="Times New Roman" w:cs="Times New Roman"/>
          <w:sz w:val="24"/>
          <w:szCs w:val="24"/>
        </w:rPr>
        <w:t xml:space="preserve">2] </w:t>
      </w:r>
      <w:proofErr w:type="spellStart"/>
      <w:r w:rsidRPr="00CE329F">
        <w:rPr>
          <w:rFonts w:ascii="Times New Roman" w:eastAsia="Times New Roman" w:hAnsi="Times New Roman" w:cs="Times New Roman"/>
          <w:sz w:val="24"/>
          <w:szCs w:val="24"/>
        </w:rPr>
        <w:t>Alimohammadi</w:t>
      </w:r>
      <w:proofErr w:type="spellEnd"/>
      <w:r w:rsidRPr="00CE329F">
        <w:rPr>
          <w:rFonts w:ascii="Times New Roman" w:eastAsia="Times New Roman" w:hAnsi="Times New Roman" w:cs="Times New Roman"/>
          <w:sz w:val="24"/>
          <w:szCs w:val="24"/>
        </w:rPr>
        <w:t xml:space="preserve">, M., and A. A. </w:t>
      </w:r>
      <w:proofErr w:type="spellStart"/>
      <w:r w:rsidRPr="00CE329F">
        <w:rPr>
          <w:rFonts w:ascii="Times New Roman" w:eastAsia="Times New Roman" w:hAnsi="Times New Roman" w:cs="Times New Roman"/>
          <w:sz w:val="24"/>
          <w:szCs w:val="24"/>
        </w:rPr>
        <w:t>Pouyan</w:t>
      </w:r>
      <w:proofErr w:type="spellEnd"/>
      <w:r w:rsidRPr="00CE329F">
        <w:rPr>
          <w:rFonts w:ascii="Times New Roman" w:eastAsia="Times New Roman" w:hAnsi="Times New Roman" w:cs="Times New Roman"/>
          <w:sz w:val="24"/>
          <w:szCs w:val="24"/>
        </w:rPr>
        <w:t xml:space="preserve">. "Performance Analysis of Cryptography Methods for Secure Message Exchanging in VANET." </w:t>
      </w:r>
      <w:r w:rsidRPr="24D47E9E">
        <w:rPr>
          <w:rFonts w:ascii="Times New Roman" w:eastAsia="Times New Roman" w:hAnsi="Times New Roman" w:cs="Times New Roman"/>
          <w:i/>
          <w:iCs/>
          <w:sz w:val="24"/>
          <w:szCs w:val="24"/>
        </w:rPr>
        <w:t>International Journal of Scientific &amp; Engineering Research</w:t>
      </w:r>
      <w:r w:rsidRPr="00CE329F">
        <w:rPr>
          <w:rFonts w:ascii="Times New Roman" w:eastAsia="Times New Roman" w:hAnsi="Times New Roman" w:cs="Times New Roman"/>
          <w:sz w:val="24"/>
          <w:szCs w:val="24"/>
        </w:rPr>
        <w:t xml:space="preserve"> 5.2 (2014): 912.</w:t>
      </w:r>
    </w:p>
    <w:p w14:paraId="0E305506" w14:textId="77777777" w:rsidR="002C0091" w:rsidRPr="00CE329F" w:rsidRDefault="002C0091" w:rsidP="00264A72">
      <w:pPr>
        <w:spacing w:line="240" w:lineRule="auto"/>
        <w:jc w:val="both"/>
        <w:rPr>
          <w:rFonts w:ascii="Times New Roman" w:eastAsia="Times New Roman" w:hAnsi="Times New Roman" w:cs="Times New Roman"/>
          <w:sz w:val="24"/>
          <w:szCs w:val="24"/>
        </w:rPr>
      </w:pPr>
      <w:r w:rsidRPr="00CE329F">
        <w:rPr>
          <w:rFonts w:ascii="Times New Roman" w:eastAsia="Times New Roman" w:hAnsi="Times New Roman" w:cs="Times New Roman"/>
          <w:sz w:val="24"/>
          <w:szCs w:val="24"/>
        </w:rPr>
        <w:t>[</w:t>
      </w:r>
      <w:r w:rsidR="00775CDE" w:rsidRPr="00CE329F">
        <w:rPr>
          <w:rFonts w:ascii="Times New Roman" w:eastAsia="Times New Roman" w:hAnsi="Times New Roman" w:cs="Times New Roman"/>
          <w:sz w:val="24"/>
          <w:szCs w:val="24"/>
        </w:rPr>
        <w:t>2</w:t>
      </w:r>
      <w:r w:rsidRPr="00CE329F">
        <w:rPr>
          <w:rFonts w:ascii="Times New Roman" w:eastAsia="Times New Roman" w:hAnsi="Times New Roman" w:cs="Times New Roman"/>
          <w:sz w:val="24"/>
          <w:szCs w:val="24"/>
        </w:rPr>
        <w:t>3] Gallagher, P., and C. Kerry. "</w:t>
      </w:r>
      <w:proofErr w:type="spellStart"/>
      <w:r w:rsidRPr="00CE329F">
        <w:rPr>
          <w:rFonts w:ascii="Times New Roman" w:eastAsia="Times New Roman" w:hAnsi="Times New Roman" w:cs="Times New Roman"/>
          <w:sz w:val="24"/>
          <w:szCs w:val="24"/>
        </w:rPr>
        <w:t>Fips</w:t>
      </w:r>
      <w:proofErr w:type="spellEnd"/>
      <w:r w:rsidRPr="00CE329F">
        <w:rPr>
          <w:rFonts w:ascii="Times New Roman" w:eastAsia="Times New Roman" w:hAnsi="Times New Roman" w:cs="Times New Roman"/>
          <w:sz w:val="24"/>
          <w:szCs w:val="24"/>
        </w:rPr>
        <w:t xml:space="preserve"> pub 186-4: Digital signature standard, </w:t>
      </w:r>
      <w:proofErr w:type="spellStart"/>
      <w:r w:rsidRPr="00CE329F">
        <w:rPr>
          <w:rFonts w:ascii="Times New Roman" w:eastAsia="Times New Roman" w:hAnsi="Times New Roman" w:cs="Times New Roman"/>
          <w:sz w:val="24"/>
          <w:szCs w:val="24"/>
        </w:rPr>
        <w:t>dss</w:t>
      </w:r>
      <w:proofErr w:type="spellEnd"/>
      <w:r w:rsidRPr="00CE329F">
        <w:rPr>
          <w:rFonts w:ascii="Times New Roman" w:eastAsia="Times New Roman" w:hAnsi="Times New Roman" w:cs="Times New Roman"/>
          <w:sz w:val="24"/>
          <w:szCs w:val="24"/>
        </w:rPr>
        <w:t xml:space="preserve"> (2013)."</w:t>
      </w:r>
    </w:p>
    <w:p w14:paraId="6F3A7FBF" w14:textId="77777777" w:rsidR="002C0091" w:rsidRPr="00CE329F" w:rsidRDefault="002C0091" w:rsidP="00264A72">
      <w:pPr>
        <w:spacing w:line="240" w:lineRule="auto"/>
        <w:jc w:val="both"/>
        <w:rPr>
          <w:rFonts w:ascii="Times New Roman" w:eastAsia="Times New Roman" w:hAnsi="Times New Roman" w:cs="Times New Roman"/>
          <w:sz w:val="24"/>
          <w:szCs w:val="24"/>
        </w:rPr>
      </w:pPr>
      <w:r w:rsidRPr="00CE329F">
        <w:rPr>
          <w:rFonts w:ascii="Times New Roman" w:eastAsia="Times New Roman" w:hAnsi="Times New Roman" w:cs="Times New Roman"/>
          <w:sz w:val="24"/>
          <w:szCs w:val="24"/>
        </w:rPr>
        <w:t>[</w:t>
      </w:r>
      <w:r w:rsidR="00775CDE" w:rsidRPr="00CE329F">
        <w:rPr>
          <w:rFonts w:ascii="Times New Roman" w:eastAsia="Times New Roman" w:hAnsi="Times New Roman" w:cs="Times New Roman"/>
          <w:sz w:val="24"/>
          <w:szCs w:val="24"/>
        </w:rPr>
        <w:t>2</w:t>
      </w:r>
      <w:r w:rsidRPr="00CE329F">
        <w:rPr>
          <w:rFonts w:ascii="Times New Roman" w:eastAsia="Times New Roman" w:hAnsi="Times New Roman" w:cs="Times New Roman"/>
          <w:sz w:val="24"/>
          <w:szCs w:val="24"/>
        </w:rPr>
        <w:t xml:space="preserve">4] Johnson, Don, Alfred Menezes, and Scott Vanstone. "The Elliptic Curve Digital Signature Algorithm (ECDSA), </w:t>
      </w:r>
      <w:proofErr w:type="spellStart"/>
      <w:r w:rsidRPr="00CE329F">
        <w:rPr>
          <w:rFonts w:ascii="Times New Roman" w:eastAsia="Times New Roman" w:hAnsi="Times New Roman" w:cs="Times New Roman"/>
          <w:sz w:val="24"/>
          <w:szCs w:val="24"/>
        </w:rPr>
        <w:t>Certicom</w:t>
      </w:r>
      <w:proofErr w:type="spellEnd"/>
      <w:r w:rsidRPr="00CE329F">
        <w:rPr>
          <w:rFonts w:ascii="Times New Roman" w:eastAsia="Times New Roman" w:hAnsi="Times New Roman" w:cs="Times New Roman"/>
          <w:sz w:val="24"/>
          <w:szCs w:val="24"/>
        </w:rPr>
        <w:t xml:space="preserve"> Corporation." (2001).</w:t>
      </w:r>
    </w:p>
    <w:p w14:paraId="3243C7E9" w14:textId="77777777" w:rsidR="002C0091" w:rsidRPr="00CE329F" w:rsidRDefault="002C0091" w:rsidP="00264A72">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w:t>
      </w:r>
      <w:r w:rsidR="00775CDE"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 xml:space="preserve">5] </w:t>
      </w:r>
      <w:proofErr w:type="spellStart"/>
      <w:r w:rsidRPr="00CE329F">
        <w:rPr>
          <w:rFonts w:ascii="Times New Roman" w:eastAsia="Times New Roman" w:hAnsi="Times New Roman" w:cs="Times New Roman"/>
          <w:sz w:val="24"/>
          <w:szCs w:val="24"/>
        </w:rPr>
        <w:t>Lenstra</w:t>
      </w:r>
      <w:proofErr w:type="spellEnd"/>
      <w:r w:rsidRPr="00CE329F">
        <w:rPr>
          <w:rFonts w:ascii="Times New Roman" w:eastAsia="Times New Roman" w:hAnsi="Times New Roman" w:cs="Times New Roman"/>
          <w:sz w:val="24"/>
          <w:szCs w:val="24"/>
        </w:rPr>
        <w:t xml:space="preserve">, Arjen K., Thorsten </w:t>
      </w:r>
      <w:proofErr w:type="spellStart"/>
      <w:r w:rsidRPr="00CE329F">
        <w:rPr>
          <w:rFonts w:ascii="Times New Roman" w:eastAsia="Times New Roman" w:hAnsi="Times New Roman" w:cs="Times New Roman"/>
          <w:sz w:val="24"/>
          <w:szCs w:val="24"/>
        </w:rPr>
        <w:t>Kleinjung</w:t>
      </w:r>
      <w:proofErr w:type="spellEnd"/>
      <w:r w:rsidRPr="00CE329F">
        <w:rPr>
          <w:rFonts w:ascii="Times New Roman" w:eastAsia="Times New Roman" w:hAnsi="Times New Roman" w:cs="Times New Roman"/>
          <w:sz w:val="24"/>
          <w:szCs w:val="24"/>
        </w:rPr>
        <w:t xml:space="preserve">, and Emmanuel </w:t>
      </w:r>
      <w:proofErr w:type="spellStart"/>
      <w:r w:rsidRPr="00CE329F">
        <w:rPr>
          <w:rFonts w:ascii="Times New Roman" w:eastAsia="Times New Roman" w:hAnsi="Times New Roman" w:cs="Times New Roman"/>
          <w:sz w:val="24"/>
          <w:szCs w:val="24"/>
        </w:rPr>
        <w:t>Thomé</w:t>
      </w:r>
      <w:proofErr w:type="spellEnd"/>
      <w:r w:rsidRPr="00CE329F">
        <w:rPr>
          <w:rFonts w:ascii="Times New Roman" w:eastAsia="Times New Roman" w:hAnsi="Times New Roman" w:cs="Times New Roman"/>
          <w:sz w:val="24"/>
          <w:szCs w:val="24"/>
        </w:rPr>
        <w:t xml:space="preserve">. "Universal security." </w:t>
      </w:r>
      <w:r w:rsidRPr="24D47E9E">
        <w:rPr>
          <w:rFonts w:ascii="Times New Roman" w:eastAsia="Times New Roman" w:hAnsi="Times New Roman" w:cs="Times New Roman"/>
          <w:i/>
          <w:iCs/>
          <w:sz w:val="24"/>
          <w:szCs w:val="24"/>
        </w:rPr>
        <w:t>Number theory and cryptography</w:t>
      </w:r>
      <w:r w:rsidRPr="00CE329F">
        <w:rPr>
          <w:rFonts w:ascii="Times New Roman" w:eastAsia="Times New Roman" w:hAnsi="Times New Roman" w:cs="Times New Roman"/>
          <w:sz w:val="24"/>
          <w:szCs w:val="24"/>
        </w:rPr>
        <w:t>. Springer Berlin Heidelberg, 2013. 121-124.</w:t>
      </w:r>
    </w:p>
    <w:p w14:paraId="6D59037E" w14:textId="77777777" w:rsidR="002C0091" w:rsidRPr="0023465D" w:rsidRDefault="002C009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w:t>
      </w:r>
      <w:r w:rsidR="00775CDE"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 xml:space="preserve">6] Sullivan, Nick. “A (Relatively Easy to Understand) Primer on Elliptic Curve Cryptography." </w:t>
      </w:r>
      <w:proofErr w:type="spellStart"/>
      <w:r w:rsidRPr="0023465D">
        <w:rPr>
          <w:rFonts w:ascii="Times New Roman" w:eastAsia="Times New Roman" w:hAnsi="Times New Roman" w:cs="Times New Roman"/>
          <w:sz w:val="24"/>
          <w:szCs w:val="24"/>
        </w:rPr>
        <w:t>CloudFlare</w:t>
      </w:r>
      <w:proofErr w:type="spellEnd"/>
      <w:r w:rsidRPr="0023465D">
        <w:rPr>
          <w:rFonts w:ascii="Times New Roman" w:eastAsia="Times New Roman" w:hAnsi="Times New Roman" w:cs="Times New Roman"/>
          <w:sz w:val="24"/>
          <w:szCs w:val="24"/>
        </w:rPr>
        <w:t>. 24 October 2013. Web. 30 September 2016.</w:t>
      </w:r>
    </w:p>
    <w:p w14:paraId="0AE7EE6A" w14:textId="77777777" w:rsidR="002C0091" w:rsidRPr="0023465D" w:rsidRDefault="002C009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w:t>
      </w:r>
      <w:r w:rsidR="00775CDE"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 xml:space="preserve">7] </w:t>
      </w:r>
      <w:proofErr w:type="spellStart"/>
      <w:r w:rsidRPr="0023465D">
        <w:rPr>
          <w:rFonts w:ascii="Times New Roman" w:eastAsia="Times New Roman" w:hAnsi="Times New Roman" w:cs="Times New Roman"/>
          <w:sz w:val="24"/>
          <w:szCs w:val="24"/>
        </w:rPr>
        <w:t>Maletsky</w:t>
      </w:r>
      <w:proofErr w:type="spellEnd"/>
      <w:r w:rsidRPr="0023465D">
        <w:rPr>
          <w:rFonts w:ascii="Times New Roman" w:eastAsia="Times New Roman" w:hAnsi="Times New Roman" w:cs="Times New Roman"/>
          <w:sz w:val="24"/>
          <w:szCs w:val="24"/>
        </w:rPr>
        <w:t>, Kerry. “RSA vs ECC comparison for Embedded Systems”</w:t>
      </w:r>
    </w:p>
    <w:p w14:paraId="7EB212E0" w14:textId="77777777" w:rsidR="002C0091" w:rsidRPr="0023465D" w:rsidRDefault="002C0091"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w:t>
      </w:r>
      <w:r w:rsidR="00775CDE"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8] “NIST Releases SHA-3 Cryptographic Hash Standard.” National Institute of Standards and Technology (NIST). 21 Septemb</w:t>
      </w:r>
      <w:r w:rsidR="00264A72" w:rsidRPr="0023465D">
        <w:rPr>
          <w:rFonts w:ascii="Times New Roman" w:eastAsia="Times New Roman" w:hAnsi="Times New Roman" w:cs="Times New Roman"/>
          <w:sz w:val="24"/>
          <w:szCs w:val="24"/>
        </w:rPr>
        <w:t>er 2016. Web. 5 November 2016. &lt;</w:t>
      </w:r>
      <w:hyperlink r:id="rId51" w:history="1">
        <w:r w:rsidRPr="0023465D">
          <w:rPr>
            <w:rStyle w:val="Hyperlink"/>
            <w:rFonts w:ascii="Times New Roman" w:eastAsia="Times New Roman" w:hAnsi="Times New Roman" w:cs="Times New Roman"/>
            <w:color w:val="auto"/>
            <w:sz w:val="24"/>
            <w:szCs w:val="24"/>
            <w:u w:val="none"/>
          </w:rPr>
          <w:t>https://www.nist.gov/news-events/news/2015/08/nist-releases-sha-3-cryptographic-hash-standard</w:t>
        </w:r>
      </w:hyperlink>
      <w:r w:rsidR="00264A72" w:rsidRPr="0023465D">
        <w:rPr>
          <w:rStyle w:val="Hyperlink"/>
          <w:rFonts w:ascii="Times New Roman" w:eastAsia="Times New Roman" w:hAnsi="Times New Roman" w:cs="Times New Roman"/>
          <w:color w:val="auto"/>
          <w:sz w:val="24"/>
          <w:szCs w:val="24"/>
          <w:u w:val="none"/>
        </w:rPr>
        <w:t>&gt;</w:t>
      </w:r>
    </w:p>
    <w:p w14:paraId="108B0853" w14:textId="77777777" w:rsidR="002C0091" w:rsidRPr="00264A72" w:rsidRDefault="002C0091" w:rsidP="00264A72">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w:t>
      </w:r>
      <w:r w:rsidR="00775CDE" w:rsidRPr="0023465D">
        <w:rPr>
          <w:rFonts w:ascii="Times New Roman" w:eastAsia="Times New Roman" w:hAnsi="Times New Roman" w:cs="Times New Roman"/>
          <w:sz w:val="24"/>
          <w:szCs w:val="24"/>
        </w:rPr>
        <w:t>2</w:t>
      </w:r>
      <w:r w:rsidRPr="0023465D">
        <w:rPr>
          <w:rFonts w:ascii="Times New Roman" w:eastAsia="Times New Roman" w:hAnsi="Times New Roman" w:cs="Times New Roman"/>
          <w:sz w:val="24"/>
          <w:szCs w:val="24"/>
        </w:rPr>
        <w:t xml:space="preserve">9] </w:t>
      </w:r>
      <w:proofErr w:type="spellStart"/>
      <w:r w:rsidRPr="00264A72">
        <w:rPr>
          <w:rFonts w:ascii="Times New Roman" w:eastAsia="Times New Roman" w:hAnsi="Times New Roman" w:cs="Times New Roman"/>
          <w:sz w:val="24"/>
          <w:szCs w:val="24"/>
        </w:rPr>
        <w:t>Bertoni</w:t>
      </w:r>
      <w:proofErr w:type="spellEnd"/>
      <w:r w:rsidRPr="00264A72">
        <w:rPr>
          <w:rFonts w:ascii="Times New Roman" w:eastAsia="Times New Roman" w:hAnsi="Times New Roman" w:cs="Times New Roman"/>
          <w:sz w:val="24"/>
          <w:szCs w:val="24"/>
        </w:rPr>
        <w:t xml:space="preserve">, Guido, et al. "Sponge functions." </w:t>
      </w:r>
      <w:r w:rsidRPr="24D47E9E">
        <w:rPr>
          <w:rFonts w:ascii="Times New Roman" w:eastAsia="Times New Roman" w:hAnsi="Times New Roman" w:cs="Times New Roman"/>
          <w:i/>
          <w:iCs/>
          <w:sz w:val="24"/>
          <w:szCs w:val="24"/>
        </w:rPr>
        <w:t>ECRYPT hash workshop</w:t>
      </w:r>
      <w:r w:rsidRPr="00264A72">
        <w:rPr>
          <w:rFonts w:ascii="Times New Roman" w:eastAsia="Times New Roman" w:hAnsi="Times New Roman" w:cs="Times New Roman"/>
          <w:sz w:val="24"/>
          <w:szCs w:val="24"/>
        </w:rPr>
        <w:t>. Vol. 2007. 2007.</w:t>
      </w:r>
    </w:p>
    <w:p w14:paraId="40CB0FD3" w14:textId="77777777" w:rsidR="002C0091" w:rsidRPr="00264A72" w:rsidRDefault="00775CDE" w:rsidP="00264A72">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[3</w:t>
      </w:r>
      <w:r w:rsidR="002C0091" w:rsidRPr="0023465D">
        <w:rPr>
          <w:rFonts w:ascii="Times New Roman" w:eastAsia="Times New Roman" w:hAnsi="Times New Roman" w:cs="Times New Roman"/>
          <w:sz w:val="24"/>
          <w:szCs w:val="24"/>
        </w:rPr>
        <w:t xml:space="preserve">0] </w:t>
      </w:r>
      <w:r w:rsidR="002C0091" w:rsidRPr="00264A72">
        <w:rPr>
          <w:rFonts w:ascii="Times New Roman" w:eastAsia="Times New Roman" w:hAnsi="Times New Roman" w:cs="Times New Roman"/>
          <w:sz w:val="24"/>
          <w:szCs w:val="24"/>
        </w:rPr>
        <w:t>Copeland, B. Jack. "The church-</w:t>
      </w:r>
      <w:proofErr w:type="spellStart"/>
      <w:r w:rsidR="002C0091" w:rsidRPr="00264A72">
        <w:rPr>
          <w:rFonts w:ascii="Times New Roman" w:eastAsia="Times New Roman" w:hAnsi="Times New Roman" w:cs="Times New Roman"/>
          <w:sz w:val="24"/>
          <w:szCs w:val="24"/>
        </w:rPr>
        <w:t>turing</w:t>
      </w:r>
      <w:proofErr w:type="spellEnd"/>
      <w:r w:rsidR="002C0091" w:rsidRPr="00264A72">
        <w:rPr>
          <w:rFonts w:ascii="Times New Roman" w:eastAsia="Times New Roman" w:hAnsi="Times New Roman" w:cs="Times New Roman"/>
          <w:sz w:val="24"/>
          <w:szCs w:val="24"/>
        </w:rPr>
        <w:t xml:space="preserve"> thesis." </w:t>
      </w:r>
      <w:r w:rsidR="002C0091" w:rsidRPr="24D47E9E">
        <w:rPr>
          <w:rFonts w:ascii="Times New Roman" w:eastAsia="Times New Roman" w:hAnsi="Times New Roman" w:cs="Times New Roman"/>
          <w:i/>
          <w:iCs/>
          <w:sz w:val="24"/>
          <w:szCs w:val="24"/>
        </w:rPr>
        <w:t>Stanford encyclopedia of philosophy</w:t>
      </w:r>
      <w:r w:rsidR="002C0091" w:rsidRPr="00264A72">
        <w:rPr>
          <w:rFonts w:ascii="Times New Roman" w:eastAsia="Times New Roman" w:hAnsi="Times New Roman" w:cs="Times New Roman"/>
          <w:sz w:val="24"/>
          <w:szCs w:val="24"/>
        </w:rPr>
        <w:t xml:space="preserve"> (2002).</w:t>
      </w:r>
    </w:p>
    <w:p w14:paraId="492AE9EB" w14:textId="77777777" w:rsidR="002C0091" w:rsidRPr="0023465D" w:rsidRDefault="00775CDE"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[3</w:t>
      </w:r>
      <w:r w:rsidR="002C0091" w:rsidRPr="0023465D">
        <w:rPr>
          <w:rFonts w:ascii="Times New Roman" w:eastAsia="Times New Roman" w:hAnsi="Times New Roman" w:cs="Times New Roman"/>
          <w:sz w:val="24"/>
          <w:szCs w:val="24"/>
        </w:rPr>
        <w:t xml:space="preserve">1] </w:t>
      </w:r>
      <w:proofErr w:type="spellStart"/>
      <w:r w:rsidR="002C0091" w:rsidRPr="0023465D">
        <w:rPr>
          <w:rFonts w:ascii="Times New Roman" w:eastAsia="Times New Roman" w:hAnsi="Times New Roman" w:cs="Times New Roman"/>
          <w:sz w:val="24"/>
          <w:szCs w:val="24"/>
        </w:rPr>
        <w:t>Gerring</w:t>
      </w:r>
      <w:proofErr w:type="spellEnd"/>
      <w:r w:rsidR="002C0091" w:rsidRPr="0023465D">
        <w:rPr>
          <w:rFonts w:ascii="Times New Roman" w:eastAsia="Times New Roman" w:hAnsi="Times New Roman" w:cs="Times New Roman"/>
          <w:sz w:val="24"/>
          <w:szCs w:val="24"/>
        </w:rPr>
        <w:t xml:space="preserve">, Taylor. “python_sha3.py.” </w:t>
      </w:r>
      <w:proofErr w:type="spellStart"/>
      <w:r w:rsidR="002C0091" w:rsidRPr="0023465D">
        <w:rPr>
          <w:rFonts w:ascii="Times New Roman" w:eastAsia="Times New Roman" w:hAnsi="Times New Roman" w:cs="Times New Roman"/>
          <w:sz w:val="24"/>
          <w:szCs w:val="24"/>
        </w:rPr>
        <w:t>pyethsaletool</w:t>
      </w:r>
      <w:proofErr w:type="spellEnd"/>
      <w:r w:rsidR="002C0091" w:rsidRPr="0023465D">
        <w:rPr>
          <w:rFonts w:ascii="Times New Roman" w:eastAsia="Times New Roman" w:hAnsi="Times New Roman" w:cs="Times New Roman"/>
          <w:sz w:val="24"/>
          <w:szCs w:val="24"/>
        </w:rPr>
        <w:t xml:space="preserve">. Ethereum. GitHub. 18 June 2014. Web. 7 November 2016. </w:t>
      </w:r>
      <w:r w:rsidR="00264A72" w:rsidRPr="0023465D">
        <w:rPr>
          <w:rFonts w:ascii="Times New Roman" w:eastAsia="Times New Roman" w:hAnsi="Times New Roman" w:cs="Times New Roman"/>
          <w:sz w:val="24"/>
          <w:szCs w:val="24"/>
        </w:rPr>
        <w:t>&lt;</w:t>
      </w:r>
      <w:hyperlink r:id="rId52" w:history="1">
        <w:r w:rsidR="002C0091" w:rsidRPr="0023465D">
          <w:rPr>
            <w:rStyle w:val="Hyperlink"/>
            <w:rFonts w:ascii="Times New Roman" w:eastAsia="Times New Roman" w:hAnsi="Times New Roman" w:cs="Times New Roman"/>
            <w:color w:val="auto"/>
            <w:sz w:val="24"/>
            <w:szCs w:val="24"/>
            <w:u w:val="none"/>
          </w:rPr>
          <w:t>https://github.com/ethereum/pyethsaletool/blob/master/python_sha3.py</w:t>
        </w:r>
      </w:hyperlink>
      <w:r w:rsidR="00264A72" w:rsidRPr="0023465D">
        <w:rPr>
          <w:rStyle w:val="Hyperlink"/>
          <w:rFonts w:ascii="Times New Roman" w:eastAsia="Times New Roman" w:hAnsi="Times New Roman" w:cs="Times New Roman"/>
          <w:color w:val="auto"/>
          <w:sz w:val="24"/>
          <w:szCs w:val="24"/>
          <w:u w:val="none"/>
        </w:rPr>
        <w:t>&gt;</w:t>
      </w:r>
    </w:p>
    <w:p w14:paraId="0E5CB52A" w14:textId="77777777" w:rsidR="002C0091" w:rsidRPr="00CE329F" w:rsidRDefault="00775CDE" w:rsidP="00264A72">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[3</w:t>
      </w:r>
      <w:r w:rsidR="002C0091" w:rsidRPr="0023465D">
        <w:rPr>
          <w:rFonts w:ascii="Times New Roman" w:eastAsia="Times New Roman" w:hAnsi="Times New Roman" w:cs="Times New Roman"/>
          <w:sz w:val="24"/>
          <w:szCs w:val="24"/>
        </w:rPr>
        <w:t xml:space="preserve">2] </w:t>
      </w:r>
      <w:proofErr w:type="spellStart"/>
      <w:r w:rsidR="002C0091" w:rsidRPr="00CE329F">
        <w:rPr>
          <w:rFonts w:ascii="Times New Roman" w:eastAsia="Times New Roman" w:hAnsi="Times New Roman" w:cs="Times New Roman"/>
          <w:sz w:val="24"/>
          <w:szCs w:val="24"/>
        </w:rPr>
        <w:t>Merkle</w:t>
      </w:r>
      <w:proofErr w:type="spellEnd"/>
      <w:r w:rsidR="002C0091" w:rsidRPr="00CE329F">
        <w:rPr>
          <w:rFonts w:ascii="Times New Roman" w:eastAsia="Times New Roman" w:hAnsi="Times New Roman" w:cs="Times New Roman"/>
          <w:sz w:val="24"/>
          <w:szCs w:val="24"/>
        </w:rPr>
        <w:t>, Ralph Charles, and Ralph Charles. "Secrecy, authentication, and public key systems." (1979).</w:t>
      </w:r>
    </w:p>
    <w:p w14:paraId="159EC91A" w14:textId="77777777" w:rsidR="002C0091" w:rsidRPr="00CE329F" w:rsidRDefault="00775CDE" w:rsidP="00264A72">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lastRenderedPageBreak/>
        <w:t>[3</w:t>
      </w:r>
      <w:r w:rsidR="002C0091" w:rsidRPr="0023465D">
        <w:rPr>
          <w:rFonts w:ascii="Times New Roman" w:eastAsia="Times New Roman" w:hAnsi="Times New Roman" w:cs="Times New Roman"/>
          <w:sz w:val="24"/>
          <w:szCs w:val="24"/>
        </w:rPr>
        <w:t xml:space="preserve">3] </w:t>
      </w:r>
      <w:proofErr w:type="spellStart"/>
      <w:r w:rsidR="002C0091" w:rsidRPr="00CE329F">
        <w:rPr>
          <w:rFonts w:ascii="Times New Roman" w:eastAsia="Times New Roman" w:hAnsi="Times New Roman" w:cs="Times New Roman"/>
          <w:sz w:val="24"/>
          <w:szCs w:val="24"/>
        </w:rPr>
        <w:t>Kayser</w:t>
      </w:r>
      <w:proofErr w:type="spellEnd"/>
      <w:r w:rsidR="002C0091" w:rsidRPr="00CE329F">
        <w:rPr>
          <w:rFonts w:ascii="Times New Roman" w:eastAsia="Times New Roman" w:hAnsi="Times New Roman" w:cs="Times New Roman"/>
          <w:sz w:val="24"/>
          <w:szCs w:val="24"/>
        </w:rPr>
        <w:t xml:space="preserve">, Richard F. "Announcing request for candidate algorithm nominations for a new cryptographic hash algorithm (SHA-3) family." </w:t>
      </w:r>
      <w:r w:rsidR="002C0091" w:rsidRPr="24D47E9E">
        <w:rPr>
          <w:rFonts w:ascii="Times New Roman" w:eastAsia="Times New Roman" w:hAnsi="Times New Roman" w:cs="Times New Roman"/>
          <w:i/>
          <w:iCs/>
          <w:sz w:val="24"/>
          <w:szCs w:val="24"/>
        </w:rPr>
        <w:t>Federal Register</w:t>
      </w:r>
      <w:r w:rsidR="002C0091" w:rsidRPr="00CE329F">
        <w:rPr>
          <w:rFonts w:ascii="Times New Roman" w:eastAsia="Times New Roman" w:hAnsi="Times New Roman" w:cs="Times New Roman"/>
          <w:sz w:val="24"/>
          <w:szCs w:val="24"/>
        </w:rPr>
        <w:t xml:space="preserve"> 72.212 (2007): 62.</w:t>
      </w:r>
    </w:p>
    <w:p w14:paraId="0795B0CF" w14:textId="77777777" w:rsidR="002C0091" w:rsidRPr="0023465D" w:rsidRDefault="00775CDE"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[3</w:t>
      </w:r>
      <w:r w:rsidR="002C0091" w:rsidRPr="0023465D">
        <w:rPr>
          <w:rFonts w:ascii="Times New Roman" w:eastAsia="Times New Roman" w:hAnsi="Times New Roman" w:cs="Times New Roman"/>
          <w:sz w:val="24"/>
          <w:szCs w:val="24"/>
        </w:rPr>
        <w:t xml:space="preserve">4] </w:t>
      </w:r>
      <w:proofErr w:type="spellStart"/>
      <w:r w:rsidR="002C0091" w:rsidRPr="0023465D">
        <w:rPr>
          <w:rFonts w:ascii="Times New Roman" w:eastAsia="Times New Roman" w:hAnsi="Times New Roman" w:cs="Times New Roman"/>
          <w:sz w:val="24"/>
          <w:szCs w:val="24"/>
        </w:rPr>
        <w:t>Tual</w:t>
      </w:r>
      <w:proofErr w:type="spellEnd"/>
      <w:r w:rsidR="002C0091" w:rsidRPr="0023465D">
        <w:rPr>
          <w:rFonts w:ascii="Times New Roman" w:eastAsia="Times New Roman" w:hAnsi="Times New Roman" w:cs="Times New Roman"/>
          <w:sz w:val="24"/>
          <w:szCs w:val="24"/>
        </w:rPr>
        <w:t xml:space="preserve">, Stephen. “RLP.” Ethereum Wiki. GitHub. 18 August 2016. Web. 12 November 2016. </w:t>
      </w:r>
      <w:r w:rsidR="00264A72" w:rsidRPr="0023465D">
        <w:rPr>
          <w:rFonts w:ascii="Times New Roman" w:eastAsia="Times New Roman" w:hAnsi="Times New Roman" w:cs="Times New Roman"/>
          <w:sz w:val="24"/>
          <w:szCs w:val="24"/>
        </w:rPr>
        <w:t>&lt;</w:t>
      </w:r>
      <w:hyperlink r:id="rId53" w:history="1">
        <w:r w:rsidR="002C0091" w:rsidRPr="0023465D">
          <w:rPr>
            <w:rStyle w:val="Hyperlink"/>
            <w:rFonts w:ascii="Times New Roman" w:eastAsia="Times New Roman" w:hAnsi="Times New Roman" w:cs="Times New Roman"/>
            <w:color w:val="auto"/>
            <w:sz w:val="24"/>
            <w:szCs w:val="24"/>
            <w:u w:val="none"/>
          </w:rPr>
          <w:t>https://github.com/ethereum/wiki/wiki/RLP</w:t>
        </w:r>
      </w:hyperlink>
      <w:r w:rsidR="00264A72" w:rsidRPr="0023465D">
        <w:rPr>
          <w:rStyle w:val="Hyperlink"/>
          <w:rFonts w:ascii="Times New Roman" w:eastAsia="Times New Roman" w:hAnsi="Times New Roman" w:cs="Times New Roman"/>
          <w:color w:val="auto"/>
          <w:sz w:val="24"/>
          <w:szCs w:val="24"/>
          <w:u w:val="none"/>
        </w:rPr>
        <w:t>&gt;</w:t>
      </w:r>
    </w:p>
    <w:p w14:paraId="14AC97D2" w14:textId="77777777" w:rsidR="002C0091" w:rsidRPr="0023465D" w:rsidRDefault="00775CDE"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[3</w:t>
      </w:r>
      <w:r w:rsidR="002C0091" w:rsidRPr="0023465D">
        <w:rPr>
          <w:rFonts w:ascii="Times New Roman" w:eastAsia="Times New Roman" w:hAnsi="Times New Roman" w:cs="Times New Roman"/>
          <w:sz w:val="24"/>
          <w:szCs w:val="24"/>
        </w:rPr>
        <w:t xml:space="preserve">5] </w:t>
      </w:r>
      <w:proofErr w:type="spellStart"/>
      <w:r w:rsidR="002C0091" w:rsidRPr="0023465D">
        <w:rPr>
          <w:rFonts w:ascii="Times New Roman" w:eastAsia="Times New Roman" w:hAnsi="Times New Roman" w:cs="Times New Roman"/>
          <w:sz w:val="24"/>
          <w:szCs w:val="24"/>
        </w:rPr>
        <w:t>Buterin</w:t>
      </w:r>
      <w:proofErr w:type="spellEnd"/>
      <w:r w:rsidR="002C0091" w:rsidRPr="0023465D">
        <w:rPr>
          <w:rFonts w:ascii="Times New Roman" w:eastAsia="Times New Roman" w:hAnsi="Times New Roman" w:cs="Times New Roman"/>
          <w:sz w:val="24"/>
          <w:szCs w:val="24"/>
        </w:rPr>
        <w:t xml:space="preserve">, </w:t>
      </w:r>
      <w:proofErr w:type="spellStart"/>
      <w:r w:rsidR="002C0091" w:rsidRPr="0023465D">
        <w:rPr>
          <w:rFonts w:ascii="Times New Roman" w:eastAsia="Times New Roman" w:hAnsi="Times New Roman" w:cs="Times New Roman"/>
          <w:sz w:val="24"/>
          <w:szCs w:val="24"/>
        </w:rPr>
        <w:t>Vitalik</w:t>
      </w:r>
      <w:proofErr w:type="spellEnd"/>
      <w:r w:rsidR="002C0091" w:rsidRPr="0023465D">
        <w:rPr>
          <w:rFonts w:ascii="Times New Roman" w:eastAsia="Times New Roman" w:hAnsi="Times New Roman" w:cs="Times New Roman"/>
          <w:sz w:val="24"/>
          <w:szCs w:val="24"/>
        </w:rPr>
        <w:t>. “</w:t>
      </w:r>
      <w:proofErr w:type="spellStart"/>
      <w:r w:rsidR="002C0091" w:rsidRPr="0023465D">
        <w:rPr>
          <w:rFonts w:ascii="Times New Roman" w:eastAsia="Times New Roman" w:hAnsi="Times New Roman" w:cs="Times New Roman"/>
          <w:sz w:val="24"/>
          <w:szCs w:val="24"/>
        </w:rPr>
        <w:t>Kademlia</w:t>
      </w:r>
      <w:proofErr w:type="spellEnd"/>
      <w:r w:rsidR="002C0091" w:rsidRPr="0023465D">
        <w:rPr>
          <w:rFonts w:ascii="Times New Roman" w:eastAsia="Times New Roman" w:hAnsi="Times New Roman" w:cs="Times New Roman"/>
          <w:sz w:val="24"/>
          <w:szCs w:val="24"/>
        </w:rPr>
        <w:t xml:space="preserve"> Peer Selection.” Ethereum Wiki. GitHub. 5 October 2015. Web. 10 November 2016. </w:t>
      </w:r>
      <w:r w:rsidR="00264A72" w:rsidRPr="0023465D">
        <w:rPr>
          <w:rFonts w:ascii="Times New Roman" w:eastAsia="Times New Roman" w:hAnsi="Times New Roman" w:cs="Times New Roman"/>
          <w:sz w:val="24"/>
          <w:szCs w:val="24"/>
        </w:rPr>
        <w:t>&lt;</w:t>
      </w:r>
      <w:hyperlink r:id="rId54" w:history="1">
        <w:r w:rsidR="002C0091" w:rsidRPr="0023465D">
          <w:rPr>
            <w:rStyle w:val="Hyperlink"/>
            <w:rFonts w:ascii="Times New Roman" w:eastAsia="Times New Roman" w:hAnsi="Times New Roman" w:cs="Times New Roman"/>
            <w:color w:val="auto"/>
            <w:sz w:val="24"/>
            <w:szCs w:val="24"/>
            <w:u w:val="none"/>
          </w:rPr>
          <w:t>https://github.com/ethereum/wiki/wiki/Kademlia-Peer-Selection</w:t>
        </w:r>
      </w:hyperlink>
      <w:r w:rsidR="00264A72" w:rsidRPr="0023465D">
        <w:rPr>
          <w:rStyle w:val="Hyperlink"/>
          <w:rFonts w:ascii="Times New Roman" w:eastAsia="Times New Roman" w:hAnsi="Times New Roman" w:cs="Times New Roman"/>
          <w:color w:val="auto"/>
          <w:sz w:val="24"/>
          <w:szCs w:val="24"/>
          <w:u w:val="none"/>
        </w:rPr>
        <w:t>&gt;</w:t>
      </w:r>
    </w:p>
    <w:p w14:paraId="3C49039E" w14:textId="77777777" w:rsidR="002C0091" w:rsidRPr="0023465D" w:rsidRDefault="00775CDE"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[3</w:t>
      </w:r>
      <w:r w:rsidR="002C0091" w:rsidRPr="0023465D">
        <w:rPr>
          <w:rFonts w:ascii="Times New Roman" w:eastAsia="Times New Roman" w:hAnsi="Times New Roman" w:cs="Times New Roman"/>
          <w:sz w:val="24"/>
          <w:szCs w:val="24"/>
        </w:rPr>
        <w:t xml:space="preserve">6] </w:t>
      </w:r>
      <w:proofErr w:type="spellStart"/>
      <w:r w:rsidR="002C0091" w:rsidRPr="0023465D">
        <w:rPr>
          <w:rFonts w:ascii="Times New Roman" w:eastAsia="Times New Roman" w:hAnsi="Times New Roman" w:cs="Times New Roman"/>
          <w:sz w:val="24"/>
          <w:szCs w:val="24"/>
        </w:rPr>
        <w:t>Leverington</w:t>
      </w:r>
      <w:proofErr w:type="spellEnd"/>
      <w:r w:rsidR="002C0091" w:rsidRPr="0023465D">
        <w:rPr>
          <w:rFonts w:ascii="Times New Roman" w:eastAsia="Times New Roman" w:hAnsi="Times New Roman" w:cs="Times New Roman"/>
          <w:sz w:val="24"/>
          <w:szCs w:val="24"/>
        </w:rPr>
        <w:t xml:space="preserve">, Alex. “devp2p.” Ethereum. GitHub. 8 October 2015. Web. 12 November 2016. </w:t>
      </w:r>
      <w:r w:rsidR="00264A72" w:rsidRPr="0023465D">
        <w:rPr>
          <w:rFonts w:ascii="Times New Roman" w:eastAsia="Times New Roman" w:hAnsi="Times New Roman" w:cs="Times New Roman"/>
          <w:sz w:val="24"/>
          <w:szCs w:val="24"/>
        </w:rPr>
        <w:t>&lt;</w:t>
      </w:r>
      <w:hyperlink r:id="rId55" w:history="1">
        <w:r w:rsidR="002C0091" w:rsidRPr="0023465D">
          <w:rPr>
            <w:rStyle w:val="Hyperlink"/>
            <w:rFonts w:ascii="Times New Roman" w:eastAsia="Times New Roman" w:hAnsi="Times New Roman" w:cs="Times New Roman"/>
            <w:color w:val="auto"/>
            <w:sz w:val="24"/>
            <w:szCs w:val="24"/>
            <w:u w:val="none"/>
          </w:rPr>
          <w:t>https://github.com/ethereum/devp2p/blob/master/rlpx.md</w:t>
        </w:r>
      </w:hyperlink>
      <w:r w:rsidR="00264A72" w:rsidRPr="0023465D">
        <w:rPr>
          <w:rStyle w:val="Hyperlink"/>
          <w:rFonts w:ascii="Times New Roman" w:eastAsia="Times New Roman" w:hAnsi="Times New Roman" w:cs="Times New Roman"/>
          <w:color w:val="auto"/>
          <w:sz w:val="24"/>
          <w:szCs w:val="24"/>
          <w:u w:val="none"/>
        </w:rPr>
        <w:t>&gt;</w:t>
      </w:r>
    </w:p>
    <w:p w14:paraId="581CA44E" w14:textId="77777777" w:rsidR="002C0091" w:rsidRPr="00264A72" w:rsidRDefault="00775CDE" w:rsidP="00264A72">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[3</w:t>
      </w:r>
      <w:r w:rsidR="002C0091" w:rsidRPr="0023465D">
        <w:rPr>
          <w:rFonts w:ascii="Times New Roman" w:eastAsia="Times New Roman" w:hAnsi="Times New Roman" w:cs="Times New Roman"/>
          <w:sz w:val="24"/>
          <w:szCs w:val="24"/>
        </w:rPr>
        <w:t xml:space="preserve">7] </w:t>
      </w:r>
      <w:proofErr w:type="spellStart"/>
      <w:r w:rsidR="002C0091" w:rsidRPr="00264A72">
        <w:rPr>
          <w:rFonts w:ascii="Times New Roman" w:eastAsia="Times New Roman" w:hAnsi="Times New Roman" w:cs="Times New Roman"/>
          <w:sz w:val="24"/>
          <w:szCs w:val="24"/>
        </w:rPr>
        <w:t>Maymounkov</w:t>
      </w:r>
      <w:proofErr w:type="spellEnd"/>
      <w:r w:rsidR="002C0091" w:rsidRPr="00264A72">
        <w:rPr>
          <w:rFonts w:ascii="Times New Roman" w:eastAsia="Times New Roman" w:hAnsi="Times New Roman" w:cs="Times New Roman"/>
          <w:sz w:val="24"/>
          <w:szCs w:val="24"/>
        </w:rPr>
        <w:t xml:space="preserve">, </w:t>
      </w:r>
      <w:proofErr w:type="spellStart"/>
      <w:r w:rsidR="002C0091" w:rsidRPr="00264A72">
        <w:rPr>
          <w:rFonts w:ascii="Times New Roman" w:eastAsia="Times New Roman" w:hAnsi="Times New Roman" w:cs="Times New Roman"/>
          <w:sz w:val="24"/>
          <w:szCs w:val="24"/>
        </w:rPr>
        <w:t>Petar</w:t>
      </w:r>
      <w:proofErr w:type="spellEnd"/>
      <w:r w:rsidR="002C0091" w:rsidRPr="00264A72">
        <w:rPr>
          <w:rFonts w:ascii="Times New Roman" w:eastAsia="Times New Roman" w:hAnsi="Times New Roman" w:cs="Times New Roman"/>
          <w:sz w:val="24"/>
          <w:szCs w:val="24"/>
        </w:rPr>
        <w:t xml:space="preserve">, and David </w:t>
      </w:r>
      <w:proofErr w:type="spellStart"/>
      <w:r w:rsidR="002C0091" w:rsidRPr="00264A72">
        <w:rPr>
          <w:rFonts w:ascii="Times New Roman" w:eastAsia="Times New Roman" w:hAnsi="Times New Roman" w:cs="Times New Roman"/>
          <w:sz w:val="24"/>
          <w:szCs w:val="24"/>
        </w:rPr>
        <w:t>Mazieres</w:t>
      </w:r>
      <w:proofErr w:type="spellEnd"/>
      <w:r w:rsidR="002C0091" w:rsidRPr="00264A72">
        <w:rPr>
          <w:rFonts w:ascii="Times New Roman" w:eastAsia="Times New Roman" w:hAnsi="Times New Roman" w:cs="Times New Roman"/>
          <w:sz w:val="24"/>
          <w:szCs w:val="24"/>
        </w:rPr>
        <w:t>. "</w:t>
      </w:r>
      <w:proofErr w:type="spellStart"/>
      <w:r w:rsidR="002C0091" w:rsidRPr="00264A72">
        <w:rPr>
          <w:rFonts w:ascii="Times New Roman" w:eastAsia="Times New Roman" w:hAnsi="Times New Roman" w:cs="Times New Roman"/>
          <w:sz w:val="24"/>
          <w:szCs w:val="24"/>
        </w:rPr>
        <w:t>Kademlia</w:t>
      </w:r>
      <w:proofErr w:type="spellEnd"/>
      <w:r w:rsidR="002C0091" w:rsidRPr="00264A72">
        <w:rPr>
          <w:rFonts w:ascii="Times New Roman" w:eastAsia="Times New Roman" w:hAnsi="Times New Roman" w:cs="Times New Roman"/>
          <w:sz w:val="24"/>
          <w:szCs w:val="24"/>
        </w:rPr>
        <w:t xml:space="preserve">: A peer-to-peer information system based on the </w:t>
      </w:r>
      <w:proofErr w:type="spellStart"/>
      <w:r w:rsidR="002C0091" w:rsidRPr="00264A72">
        <w:rPr>
          <w:rFonts w:ascii="Times New Roman" w:eastAsia="Times New Roman" w:hAnsi="Times New Roman" w:cs="Times New Roman"/>
          <w:sz w:val="24"/>
          <w:szCs w:val="24"/>
        </w:rPr>
        <w:t>xor</w:t>
      </w:r>
      <w:proofErr w:type="spellEnd"/>
      <w:r w:rsidR="002C0091" w:rsidRPr="00264A72">
        <w:rPr>
          <w:rFonts w:ascii="Times New Roman" w:eastAsia="Times New Roman" w:hAnsi="Times New Roman" w:cs="Times New Roman"/>
          <w:sz w:val="24"/>
          <w:szCs w:val="24"/>
        </w:rPr>
        <w:t xml:space="preserve"> metric." </w:t>
      </w:r>
      <w:r w:rsidR="002C0091" w:rsidRPr="24D47E9E">
        <w:rPr>
          <w:rFonts w:ascii="Times New Roman" w:eastAsia="Times New Roman" w:hAnsi="Times New Roman" w:cs="Times New Roman"/>
          <w:i/>
          <w:iCs/>
          <w:sz w:val="24"/>
          <w:szCs w:val="24"/>
        </w:rPr>
        <w:t>International Workshop on Peer-to-Peer Systems</w:t>
      </w:r>
      <w:r w:rsidR="002C0091" w:rsidRPr="00264A72">
        <w:rPr>
          <w:rFonts w:ascii="Times New Roman" w:eastAsia="Times New Roman" w:hAnsi="Times New Roman" w:cs="Times New Roman"/>
          <w:sz w:val="24"/>
          <w:szCs w:val="24"/>
        </w:rPr>
        <w:t>. Springer Berlin Heidelberg, 2002.</w:t>
      </w:r>
    </w:p>
    <w:p w14:paraId="5DD8315B" w14:textId="77777777" w:rsidR="002C0091" w:rsidRPr="0023465D" w:rsidRDefault="00775CDE" w:rsidP="0023465D">
      <w:pPr>
        <w:spacing w:line="240" w:lineRule="auto"/>
        <w:jc w:val="both"/>
        <w:rPr>
          <w:rStyle w:val="Hyperlink"/>
          <w:rFonts w:ascii="Times New Roman" w:eastAsia="Times New Roman" w:hAnsi="Times New Roman" w:cs="Times New Roman"/>
          <w:color w:val="auto"/>
          <w:sz w:val="24"/>
          <w:szCs w:val="24"/>
          <w:u w:val="none"/>
        </w:rPr>
      </w:pPr>
      <w:r w:rsidRPr="0023465D">
        <w:rPr>
          <w:rFonts w:ascii="Times New Roman" w:eastAsia="Times New Roman" w:hAnsi="Times New Roman" w:cs="Times New Roman"/>
          <w:sz w:val="24"/>
          <w:szCs w:val="24"/>
        </w:rPr>
        <w:t>[3</w:t>
      </w:r>
      <w:r w:rsidR="002C0091" w:rsidRPr="0023465D">
        <w:rPr>
          <w:rFonts w:ascii="Times New Roman" w:eastAsia="Times New Roman" w:hAnsi="Times New Roman" w:cs="Times New Roman"/>
          <w:sz w:val="24"/>
          <w:szCs w:val="24"/>
        </w:rPr>
        <w:t xml:space="preserve">8] </w:t>
      </w:r>
      <w:proofErr w:type="spellStart"/>
      <w:r w:rsidR="002C0091" w:rsidRPr="0023465D">
        <w:rPr>
          <w:rFonts w:ascii="Times New Roman" w:eastAsia="Times New Roman" w:hAnsi="Times New Roman" w:cs="Times New Roman"/>
          <w:sz w:val="24"/>
          <w:szCs w:val="24"/>
        </w:rPr>
        <w:t>Gerring</w:t>
      </w:r>
      <w:proofErr w:type="spellEnd"/>
      <w:r w:rsidR="002C0091" w:rsidRPr="0023465D">
        <w:rPr>
          <w:rFonts w:ascii="Times New Roman" w:eastAsia="Times New Roman" w:hAnsi="Times New Roman" w:cs="Times New Roman"/>
          <w:sz w:val="24"/>
          <w:szCs w:val="24"/>
        </w:rPr>
        <w:t xml:space="preserve">, Taylor. “Connecting to the Network.” Go-Ethereum Wiki. GitHub. 23 June 2016. Web. 13 November 2016. </w:t>
      </w:r>
      <w:r w:rsidR="00264A72" w:rsidRPr="0023465D">
        <w:rPr>
          <w:rFonts w:ascii="Times New Roman" w:eastAsia="Times New Roman" w:hAnsi="Times New Roman" w:cs="Times New Roman"/>
          <w:sz w:val="24"/>
          <w:szCs w:val="24"/>
        </w:rPr>
        <w:t>&lt;</w:t>
      </w:r>
      <w:hyperlink r:id="rId56" w:history="1">
        <w:r w:rsidR="002C0091" w:rsidRPr="0023465D">
          <w:rPr>
            <w:rStyle w:val="Hyperlink"/>
            <w:rFonts w:ascii="Times New Roman" w:eastAsia="Times New Roman" w:hAnsi="Times New Roman" w:cs="Times New Roman"/>
            <w:color w:val="auto"/>
            <w:sz w:val="24"/>
            <w:szCs w:val="24"/>
            <w:u w:val="none"/>
          </w:rPr>
          <w:t>https://github.com/ethereum/go-ethereum/wiki/Connecting-to-the-network</w:t>
        </w:r>
      </w:hyperlink>
      <w:r w:rsidR="00264A72" w:rsidRPr="0023465D">
        <w:rPr>
          <w:rStyle w:val="Hyperlink"/>
          <w:rFonts w:ascii="Times New Roman" w:eastAsia="Times New Roman" w:hAnsi="Times New Roman" w:cs="Times New Roman"/>
          <w:color w:val="auto"/>
          <w:sz w:val="24"/>
          <w:szCs w:val="24"/>
          <w:u w:val="none"/>
        </w:rPr>
        <w:t>&gt;</w:t>
      </w:r>
    </w:p>
    <w:p w14:paraId="49EA54E9" w14:textId="77777777" w:rsidR="002C0091" w:rsidRPr="0023465D" w:rsidRDefault="00775CDE" w:rsidP="0023465D">
      <w:pPr>
        <w:spacing w:line="240" w:lineRule="auto"/>
        <w:jc w:val="both"/>
        <w:rPr>
          <w:rStyle w:val="Hyperlink"/>
          <w:rFonts w:ascii="Times New Roman" w:eastAsia="Times New Roman" w:hAnsi="Times New Roman" w:cs="Times New Roman"/>
          <w:color w:val="auto"/>
          <w:sz w:val="24"/>
          <w:szCs w:val="24"/>
          <w:u w:val="none"/>
        </w:rPr>
      </w:pPr>
      <w:r w:rsidRPr="0023465D">
        <w:rPr>
          <w:rStyle w:val="Hyperlink"/>
          <w:rFonts w:ascii="Times New Roman" w:eastAsia="Times New Roman" w:hAnsi="Times New Roman" w:cs="Times New Roman"/>
          <w:color w:val="auto"/>
          <w:sz w:val="24"/>
          <w:szCs w:val="24"/>
          <w:u w:val="none"/>
        </w:rPr>
        <w:t>[3</w:t>
      </w:r>
      <w:r w:rsidR="002C0091" w:rsidRPr="0023465D">
        <w:rPr>
          <w:rStyle w:val="Hyperlink"/>
          <w:rFonts w:ascii="Times New Roman" w:eastAsia="Times New Roman" w:hAnsi="Times New Roman" w:cs="Times New Roman"/>
          <w:color w:val="auto"/>
          <w:sz w:val="24"/>
          <w:szCs w:val="24"/>
          <w:u w:val="none"/>
        </w:rPr>
        <w:t xml:space="preserve">9] “Dagger Hashimoto.” Ethereum Wiki. GitHub. 30 September 2015. Web. 15 November 2016. </w:t>
      </w:r>
      <w:r w:rsidR="00264A72" w:rsidRPr="0023465D">
        <w:rPr>
          <w:rStyle w:val="Hyperlink"/>
          <w:rFonts w:ascii="Times New Roman" w:eastAsia="Times New Roman" w:hAnsi="Times New Roman" w:cs="Times New Roman"/>
          <w:color w:val="auto"/>
          <w:sz w:val="24"/>
          <w:szCs w:val="24"/>
          <w:u w:val="none"/>
        </w:rPr>
        <w:t>&lt;</w:t>
      </w:r>
      <w:hyperlink r:id="rId57" w:history="1">
        <w:r w:rsidR="002C0091" w:rsidRPr="0023465D">
          <w:rPr>
            <w:rStyle w:val="Hyperlink"/>
            <w:rFonts w:ascii="Times New Roman" w:eastAsia="Times New Roman" w:hAnsi="Times New Roman" w:cs="Times New Roman"/>
            <w:color w:val="auto"/>
            <w:sz w:val="24"/>
            <w:szCs w:val="24"/>
            <w:u w:val="none"/>
          </w:rPr>
          <w:t>https://github.com/ethereum/wiki/blob/master/Dagger-Hashimoto.md</w:t>
        </w:r>
      </w:hyperlink>
      <w:r w:rsidR="00264A72" w:rsidRPr="0023465D">
        <w:rPr>
          <w:rStyle w:val="Hyperlink"/>
          <w:rFonts w:ascii="Times New Roman" w:eastAsia="Times New Roman" w:hAnsi="Times New Roman" w:cs="Times New Roman"/>
          <w:color w:val="auto"/>
          <w:sz w:val="24"/>
          <w:szCs w:val="24"/>
          <w:u w:val="none"/>
        </w:rPr>
        <w:t>&gt;</w:t>
      </w:r>
    </w:p>
    <w:p w14:paraId="3DC85B37" w14:textId="77777777" w:rsidR="002C0091" w:rsidRPr="0023465D" w:rsidRDefault="00775CDE" w:rsidP="0023465D">
      <w:pPr>
        <w:spacing w:line="240" w:lineRule="auto"/>
        <w:jc w:val="both"/>
        <w:rPr>
          <w:rFonts w:ascii="Times New Roman" w:eastAsia="Times New Roman" w:hAnsi="Times New Roman" w:cs="Times New Roman"/>
          <w:sz w:val="24"/>
          <w:szCs w:val="24"/>
        </w:rPr>
      </w:pPr>
      <w:r w:rsidRPr="0023465D">
        <w:rPr>
          <w:rStyle w:val="Hyperlink"/>
          <w:rFonts w:ascii="Times New Roman" w:eastAsia="Times New Roman" w:hAnsi="Times New Roman" w:cs="Times New Roman"/>
          <w:color w:val="auto"/>
          <w:sz w:val="24"/>
          <w:szCs w:val="24"/>
          <w:u w:val="none"/>
        </w:rPr>
        <w:t>[4</w:t>
      </w:r>
      <w:r w:rsidR="002C0091" w:rsidRPr="0023465D">
        <w:rPr>
          <w:rStyle w:val="Hyperlink"/>
          <w:rFonts w:ascii="Times New Roman" w:eastAsia="Times New Roman" w:hAnsi="Times New Roman" w:cs="Times New Roman"/>
          <w:color w:val="auto"/>
          <w:sz w:val="24"/>
          <w:szCs w:val="24"/>
          <w:u w:val="none"/>
        </w:rPr>
        <w:t xml:space="preserve">0] “Mining.” Ethereum Wiki. GitHub. 2 September 2016. Web. 15 November 2016. </w:t>
      </w:r>
      <w:r w:rsidR="00264A72" w:rsidRPr="0023465D">
        <w:rPr>
          <w:rStyle w:val="Hyperlink"/>
          <w:rFonts w:ascii="Times New Roman" w:eastAsia="Times New Roman" w:hAnsi="Times New Roman" w:cs="Times New Roman"/>
          <w:color w:val="auto"/>
          <w:sz w:val="24"/>
          <w:szCs w:val="24"/>
          <w:u w:val="none"/>
        </w:rPr>
        <w:t>&lt;</w:t>
      </w:r>
      <w:hyperlink r:id="rId58" w:history="1">
        <w:r w:rsidR="002C0091" w:rsidRPr="0023465D">
          <w:rPr>
            <w:rStyle w:val="Hyperlink"/>
            <w:rFonts w:ascii="Times New Roman" w:eastAsia="Times New Roman" w:hAnsi="Times New Roman" w:cs="Times New Roman"/>
            <w:color w:val="auto"/>
            <w:sz w:val="24"/>
            <w:szCs w:val="24"/>
            <w:u w:val="none"/>
          </w:rPr>
          <w:t>https://github.com/ethereum/wiki/wiki/Mining</w:t>
        </w:r>
      </w:hyperlink>
      <w:r w:rsidR="00264A72" w:rsidRPr="0023465D">
        <w:rPr>
          <w:rStyle w:val="Hyperlink"/>
          <w:rFonts w:ascii="Times New Roman" w:eastAsia="Times New Roman" w:hAnsi="Times New Roman" w:cs="Times New Roman"/>
          <w:color w:val="auto"/>
          <w:sz w:val="24"/>
          <w:szCs w:val="24"/>
          <w:u w:val="none"/>
        </w:rPr>
        <w:t>&gt;</w:t>
      </w:r>
    </w:p>
    <w:p w14:paraId="4A602E63" w14:textId="77777777" w:rsidR="00C07647" w:rsidRPr="00264A72" w:rsidRDefault="00C07647">
      <w:pPr>
        <w:pStyle w:val="NormalWeb"/>
        <w:spacing w:before="0" w:beforeAutospacing="0" w:after="160" w:afterAutospacing="0"/>
        <w:jc w:val="both"/>
        <w:textAlignment w:val="baseline"/>
        <w:rPr>
          <w:bCs/>
        </w:rPr>
        <w:pPrChange w:id="664" w:author="Sri Pravallika Maddipati" w:date="2016-12-01T23:29:00Z">
          <w:pPr>
            <w:pStyle w:val="NormalWeb"/>
            <w:jc w:val="both"/>
            <w:textAlignment w:val="baseline"/>
          </w:pPr>
        </w:pPrChange>
      </w:pPr>
      <w:r w:rsidRPr="00601555">
        <w:t>[</w:t>
      </w:r>
      <w:r w:rsidR="00E37A60" w:rsidRPr="00601555">
        <w:t>4</w:t>
      </w:r>
      <w:r w:rsidRPr="006C1A2F">
        <w:t xml:space="preserve">1] “Command Line Options.” Ethereum Wiki. GitHub. 17 November 2016. Web. 17 November 2016. </w:t>
      </w:r>
      <w:r w:rsidR="00264A72" w:rsidRPr="006C1A2F">
        <w:t>&lt;</w:t>
      </w:r>
      <w:r w:rsidR="00D74DDF">
        <w:fldChar w:fldCharType="begin"/>
      </w:r>
      <w:r w:rsidR="00D74DDF">
        <w:instrText xml:space="preserve"> HYPERLINK "https://github.com/ethereum/go-ethereum/wiki/Command-Line-Options" </w:instrText>
      </w:r>
      <w:r w:rsidR="00D74DDF">
        <w:fldChar w:fldCharType="separate"/>
      </w:r>
      <w:r w:rsidRPr="00601555">
        <w:rPr>
          <w:rStyle w:val="Hyperlink"/>
          <w:color w:val="auto"/>
          <w:u w:val="none"/>
        </w:rPr>
        <w:t>https://github.com/ethereum/go-ethereum/wiki/Command-Line-Options</w:t>
      </w:r>
      <w:r w:rsidR="00D74DDF">
        <w:rPr>
          <w:rStyle w:val="Hyperlink"/>
          <w:color w:val="auto"/>
          <w:u w:val="none"/>
        </w:rPr>
        <w:fldChar w:fldCharType="end"/>
      </w:r>
      <w:r w:rsidR="00264A72" w:rsidRPr="00601555">
        <w:t>&gt;</w:t>
      </w:r>
    </w:p>
    <w:p w14:paraId="66E06AE6" w14:textId="77777777" w:rsidR="00C07647" w:rsidRPr="00264A72" w:rsidRDefault="00C07647">
      <w:pPr>
        <w:pStyle w:val="NormalWeb"/>
        <w:spacing w:before="0" w:beforeAutospacing="0" w:after="160" w:afterAutospacing="0"/>
        <w:jc w:val="both"/>
        <w:textAlignment w:val="baseline"/>
        <w:rPr>
          <w:bCs/>
        </w:rPr>
        <w:pPrChange w:id="665" w:author="Sri Pravallika Maddipati" w:date="2016-12-01T23:29:00Z">
          <w:pPr>
            <w:pStyle w:val="NormalWeb"/>
            <w:jc w:val="both"/>
            <w:textAlignment w:val="baseline"/>
          </w:pPr>
        </w:pPrChange>
      </w:pPr>
      <w:r w:rsidRPr="00601555">
        <w:t>[</w:t>
      </w:r>
      <w:r w:rsidR="00E37A60" w:rsidRPr="00601555">
        <w:t>4</w:t>
      </w:r>
      <w:r w:rsidRPr="006C1A2F">
        <w:t>2] “Installation Instructions for ARM</w:t>
      </w:r>
      <w:proofErr w:type="gramStart"/>
      <w:r w:rsidRPr="006C1A2F">
        <w:t>.“</w:t>
      </w:r>
      <w:proofErr w:type="gramEnd"/>
      <w:r w:rsidRPr="006C1A2F">
        <w:t xml:space="preserve"> ARM Ethereum Frontier Guide. </w:t>
      </w:r>
      <w:proofErr w:type="spellStart"/>
      <w:r w:rsidRPr="006C1A2F">
        <w:t>GitBook</w:t>
      </w:r>
      <w:proofErr w:type="spellEnd"/>
      <w:r w:rsidRPr="006C1A2F">
        <w:t>.</w:t>
      </w:r>
      <w:r w:rsidR="00264A72" w:rsidRPr="006C1A2F">
        <w:t xml:space="preserve"> </w:t>
      </w:r>
      <w:r w:rsidRPr="006C1A2F">
        <w:t xml:space="preserve">Web. 17 November 2016. </w:t>
      </w:r>
      <w:r w:rsidR="00264A72" w:rsidRPr="006C1A2F">
        <w:t>&lt;</w:t>
      </w:r>
      <w:r w:rsidR="00D74DDF">
        <w:fldChar w:fldCharType="begin"/>
      </w:r>
      <w:r w:rsidR="00D74DDF">
        <w:instrText xml:space="preserve"> HYPERLINK "https://ethereum.gitbooks.io/frontierguide/content/installing_arm.html" </w:instrText>
      </w:r>
      <w:r w:rsidR="00D74DDF">
        <w:fldChar w:fldCharType="separate"/>
      </w:r>
      <w:r w:rsidRPr="00601555">
        <w:rPr>
          <w:rStyle w:val="Hyperlink"/>
          <w:color w:val="auto"/>
          <w:u w:val="none"/>
        </w:rPr>
        <w:t>https://ethereum.gitbooks.io/frontierguide/content/installing_arm.html</w:t>
      </w:r>
      <w:r w:rsidR="00D74DDF">
        <w:rPr>
          <w:rStyle w:val="Hyperlink"/>
          <w:color w:val="auto"/>
          <w:u w:val="none"/>
        </w:rPr>
        <w:fldChar w:fldCharType="end"/>
      </w:r>
      <w:r w:rsidR="00264A72" w:rsidRPr="00264A72">
        <w:t>&gt;</w:t>
      </w:r>
    </w:p>
    <w:p w14:paraId="4A71D8B7" w14:textId="09CB0003" w:rsidR="00C07647" w:rsidRPr="00264A72" w:rsidRDefault="00C07647">
      <w:pPr>
        <w:pStyle w:val="NormalWeb"/>
        <w:spacing w:before="0" w:beforeAutospacing="0" w:after="160" w:afterAutospacing="0"/>
        <w:textAlignment w:val="baseline"/>
        <w:rPr>
          <w:bCs/>
        </w:rPr>
        <w:pPrChange w:id="666" w:author="Sri Pravallika Maddipati" w:date="2016-12-01T23:29:00Z">
          <w:pPr>
            <w:pStyle w:val="NormalWeb"/>
            <w:textAlignment w:val="baseline"/>
          </w:pPr>
        </w:pPrChange>
      </w:pPr>
      <w:r w:rsidRPr="00601555">
        <w:t>[</w:t>
      </w:r>
      <w:r w:rsidR="00E37A60" w:rsidRPr="00601555">
        <w:t>4</w:t>
      </w:r>
      <w:r w:rsidRPr="006C1A2F">
        <w:t xml:space="preserve">3] </w:t>
      </w:r>
      <w:proofErr w:type="spellStart"/>
      <w:r w:rsidRPr="006C1A2F">
        <w:t>Mccone</w:t>
      </w:r>
      <w:proofErr w:type="spellEnd"/>
      <w:r w:rsidRPr="006C1A2F">
        <w:t xml:space="preserve">, Robert. “Build Your Own Raspberry Pi </w:t>
      </w:r>
      <w:r w:rsidR="00264A72" w:rsidRPr="006C1A2F">
        <w:t>Ethereum Full Node [Go Client].”</w:t>
      </w:r>
      <w:r w:rsidRPr="006C1A2F">
        <w:t xml:space="preserve"> </w:t>
      </w:r>
      <w:proofErr w:type="spellStart"/>
      <w:r w:rsidRPr="006C1A2F">
        <w:t>Raspnode</w:t>
      </w:r>
      <w:proofErr w:type="spellEnd"/>
      <w:r w:rsidRPr="006C1A2F">
        <w:t>. 5 Februa</w:t>
      </w:r>
      <w:r w:rsidR="004B0E47">
        <w:t xml:space="preserve">ry 2016. Web. 17 November 2016. </w:t>
      </w:r>
      <w:r w:rsidR="00264A72" w:rsidRPr="006C1A2F">
        <w:t>&lt;</w:t>
      </w:r>
      <w:r w:rsidR="00D74DDF">
        <w:fldChar w:fldCharType="begin"/>
      </w:r>
      <w:r w:rsidR="00D74DDF">
        <w:instrText xml:space="preserve"> HYPERLINK "http://raspnode.com/diyEthereumGeth.html" </w:instrText>
      </w:r>
      <w:r w:rsidR="00D74DDF">
        <w:fldChar w:fldCharType="separate"/>
      </w:r>
      <w:r w:rsidRPr="00601555">
        <w:rPr>
          <w:rStyle w:val="Hyperlink"/>
          <w:color w:val="auto"/>
          <w:u w:val="none"/>
        </w:rPr>
        <w:t>http://raspnode.com/diyEthereumGeth.html</w:t>
      </w:r>
      <w:r w:rsidR="00D74DDF">
        <w:rPr>
          <w:rStyle w:val="Hyperlink"/>
          <w:color w:val="auto"/>
          <w:u w:val="none"/>
        </w:rPr>
        <w:fldChar w:fldCharType="end"/>
      </w:r>
      <w:r w:rsidR="00264A72" w:rsidRPr="00264A72">
        <w:t>&gt;</w:t>
      </w:r>
    </w:p>
    <w:p w14:paraId="0C93B22F" w14:textId="77777777" w:rsidR="00C07647" w:rsidRPr="00264A72" w:rsidRDefault="00C07647">
      <w:pPr>
        <w:pStyle w:val="NormalWeb"/>
        <w:spacing w:before="0" w:beforeAutospacing="0" w:after="160" w:afterAutospacing="0"/>
        <w:textAlignment w:val="baseline"/>
        <w:rPr>
          <w:bCs/>
        </w:rPr>
        <w:pPrChange w:id="667" w:author="Sri Pravallika Maddipati" w:date="2016-12-01T23:29:00Z">
          <w:pPr>
            <w:pStyle w:val="NormalWeb"/>
            <w:textAlignment w:val="baseline"/>
          </w:pPr>
        </w:pPrChange>
      </w:pPr>
      <w:r w:rsidRPr="00601555">
        <w:t>[</w:t>
      </w:r>
      <w:r w:rsidR="00E37A60" w:rsidRPr="00601555">
        <w:t>4</w:t>
      </w:r>
      <w:r w:rsidRPr="006C1A2F">
        <w:t>4] “</w:t>
      </w:r>
      <w:proofErr w:type="spellStart"/>
      <w:r w:rsidRPr="006C1A2F">
        <w:t>block_validator.go</w:t>
      </w:r>
      <w:proofErr w:type="spellEnd"/>
      <w:r w:rsidRPr="006C1A2F">
        <w:t xml:space="preserve">.” core. </w:t>
      </w:r>
      <w:proofErr w:type="gramStart"/>
      <w:r w:rsidRPr="006C1A2F">
        <w:t>go-</w:t>
      </w:r>
      <w:proofErr w:type="spellStart"/>
      <w:r w:rsidRPr="006C1A2F">
        <w:t>ethereum</w:t>
      </w:r>
      <w:proofErr w:type="spellEnd"/>
      <w:proofErr w:type="gramEnd"/>
      <w:r w:rsidRPr="006C1A2F">
        <w:t xml:space="preserve">. Ethereum. GitHub. 13 November 2016. Web. 17 November 2016. </w:t>
      </w:r>
      <w:r w:rsidR="00264A72" w:rsidRPr="006C1A2F">
        <w:t>&lt;https://github.com/ethereum/go-</w:t>
      </w:r>
      <w:r w:rsidRPr="006C1A2F">
        <w:t>ethereum/commits/master/core/block_validator.go</w:t>
      </w:r>
      <w:r w:rsidR="00264A72" w:rsidRPr="006C1A2F">
        <w:t>&gt;</w:t>
      </w:r>
    </w:p>
    <w:p w14:paraId="1927766A" w14:textId="77777777" w:rsidR="0046119F" w:rsidRPr="00264A72" w:rsidRDefault="00C07647">
      <w:pPr>
        <w:pStyle w:val="NormalWeb"/>
        <w:spacing w:before="0" w:beforeAutospacing="0" w:after="160" w:afterAutospacing="0"/>
        <w:textAlignment w:val="baseline"/>
        <w:rPr>
          <w:bCs/>
        </w:rPr>
        <w:pPrChange w:id="668" w:author="Sri Pravallika Maddipati" w:date="2016-12-01T23:29:00Z">
          <w:pPr>
            <w:pStyle w:val="NormalWeb"/>
            <w:textAlignment w:val="baseline"/>
          </w:pPr>
        </w:pPrChange>
      </w:pPr>
      <w:r w:rsidRPr="00601555">
        <w:t>[</w:t>
      </w:r>
      <w:r w:rsidR="00E37A60" w:rsidRPr="00601555">
        <w:t>4</w:t>
      </w:r>
      <w:r w:rsidRPr="006C1A2F">
        <w:t xml:space="preserve">5] “The Homestead </w:t>
      </w:r>
      <w:proofErr w:type="gramStart"/>
      <w:r w:rsidRPr="006C1A2F">
        <w:t>Release .“</w:t>
      </w:r>
      <w:proofErr w:type="gramEnd"/>
      <w:r w:rsidRPr="006C1A2F">
        <w:t xml:space="preserve"> The Homestead Release. Ethereum Homestead 01 Documentation. 29 March</w:t>
      </w:r>
      <w:r w:rsidR="00264A72" w:rsidRPr="006C1A2F">
        <w:t xml:space="preserve"> 2016. Web. 17 November 2016. &lt;</w:t>
      </w:r>
      <w:r w:rsidR="00D74DDF">
        <w:fldChar w:fldCharType="begin"/>
      </w:r>
      <w:r w:rsidR="00D74DDF">
        <w:instrText xml:space="preserve"> HYPERLINK "http://ethdocs.org/en/latest/introduction/the-homestead-release.html" </w:instrText>
      </w:r>
      <w:r w:rsidR="00D74DDF">
        <w:fldChar w:fldCharType="separate"/>
      </w:r>
      <w:r w:rsidR="00D77089" w:rsidRPr="00601555">
        <w:rPr>
          <w:rStyle w:val="Hyperlink"/>
          <w:color w:val="auto"/>
          <w:u w:val="none"/>
        </w:rPr>
        <w:t>http://ethdocs.org/en/latest/introduction/the-homestead-release.html</w:t>
      </w:r>
      <w:r w:rsidR="00D74DDF">
        <w:rPr>
          <w:rStyle w:val="Hyperlink"/>
          <w:color w:val="auto"/>
          <w:u w:val="none"/>
        </w:rPr>
        <w:fldChar w:fldCharType="end"/>
      </w:r>
      <w:r w:rsidR="00264A72" w:rsidRPr="00601555">
        <w:t>&gt;</w:t>
      </w:r>
    </w:p>
    <w:p w14:paraId="19F682F9" w14:textId="77777777" w:rsidR="00D77089" w:rsidRPr="00264A72" w:rsidRDefault="00D77089" w:rsidP="00CE329F">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[46] </w:t>
      </w:r>
      <w:r w:rsidRPr="00264A72">
        <w:rPr>
          <w:rFonts w:ascii="Times New Roman" w:eastAsia="Times New Roman" w:hAnsi="Times New Roman" w:cs="Times New Roman"/>
          <w:sz w:val="24"/>
          <w:szCs w:val="24"/>
        </w:rPr>
        <w:t xml:space="preserve">Rizzo, Pete. "Eris COO: Private and Public Blockchains Need to Co-Exist." Bitcoin News, Prices, Charts, Guides &amp; Analysis - </w:t>
      </w:r>
      <w:proofErr w:type="spellStart"/>
      <w:r w:rsidRPr="00264A72">
        <w:rPr>
          <w:rFonts w:ascii="Times New Roman" w:eastAsia="Times New Roman" w:hAnsi="Times New Roman" w:cs="Times New Roman"/>
          <w:sz w:val="24"/>
          <w:szCs w:val="24"/>
        </w:rPr>
        <w:t>CoinDesk</w:t>
      </w:r>
      <w:proofErr w:type="spellEnd"/>
      <w:r w:rsidRPr="00264A72">
        <w:rPr>
          <w:rFonts w:ascii="Times New Roman" w:eastAsia="Times New Roman" w:hAnsi="Times New Roman" w:cs="Times New Roman"/>
          <w:sz w:val="24"/>
          <w:szCs w:val="24"/>
        </w:rPr>
        <w:t>. 2 Aug 2015. Web. 18 Nov 2016. &lt;http://www.coindesk.com/eris-coo-private-and-public-blockchains-need-to-co-exist/&gt;.</w:t>
      </w:r>
    </w:p>
    <w:p w14:paraId="210B425B" w14:textId="77777777" w:rsidR="000D11AE" w:rsidRPr="0023465D" w:rsidRDefault="000D11AE" w:rsidP="0023465D">
      <w:pPr>
        <w:spacing w:line="240" w:lineRule="auto"/>
        <w:jc w:val="both"/>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[47] "Platform." </w:t>
      </w:r>
      <w:proofErr w:type="spellStart"/>
      <w:r w:rsidRPr="0023465D">
        <w:rPr>
          <w:rFonts w:ascii="Times New Roman" w:eastAsia="Times New Roman" w:hAnsi="Times New Roman" w:cs="Times New Roman"/>
          <w:sz w:val="24"/>
          <w:szCs w:val="24"/>
        </w:rPr>
        <w:t>Monax</w:t>
      </w:r>
      <w:proofErr w:type="spellEnd"/>
      <w:r w:rsidRPr="0023465D">
        <w:rPr>
          <w:rFonts w:ascii="Times New Roman" w:eastAsia="Times New Roman" w:hAnsi="Times New Roman" w:cs="Times New Roman"/>
          <w:sz w:val="24"/>
          <w:szCs w:val="24"/>
        </w:rPr>
        <w:t xml:space="preserve">. </w:t>
      </w:r>
      <w:proofErr w:type="spellStart"/>
      <w:proofErr w:type="gramStart"/>
      <w:r w:rsidRPr="0023465D">
        <w:rPr>
          <w:rFonts w:ascii="Times New Roman" w:eastAsia="Times New Roman" w:hAnsi="Times New Roman" w:cs="Times New Roman"/>
          <w:sz w:val="24"/>
          <w:szCs w:val="24"/>
        </w:rPr>
        <w:t>N.p</w:t>
      </w:r>
      <w:proofErr w:type="spellEnd"/>
      <w:proofErr w:type="gramEnd"/>
      <w:r w:rsidRPr="0023465D">
        <w:rPr>
          <w:rFonts w:ascii="Times New Roman" w:eastAsia="Times New Roman" w:hAnsi="Times New Roman" w:cs="Times New Roman"/>
          <w:sz w:val="24"/>
          <w:szCs w:val="24"/>
        </w:rPr>
        <w:t xml:space="preserve">., </w:t>
      </w:r>
      <w:proofErr w:type="spellStart"/>
      <w:r w:rsidRPr="0023465D">
        <w:rPr>
          <w:rFonts w:ascii="Times New Roman" w:eastAsia="Times New Roman" w:hAnsi="Times New Roman" w:cs="Times New Roman"/>
          <w:sz w:val="24"/>
          <w:szCs w:val="24"/>
        </w:rPr>
        <w:t>n.d.</w:t>
      </w:r>
      <w:proofErr w:type="spellEnd"/>
      <w:r w:rsidRPr="0023465D">
        <w:rPr>
          <w:rFonts w:ascii="Times New Roman" w:eastAsia="Times New Roman" w:hAnsi="Times New Roman" w:cs="Times New Roman"/>
          <w:sz w:val="24"/>
          <w:szCs w:val="24"/>
        </w:rPr>
        <w:t xml:space="preserve"> Web. 16 Nov. 2016 </w:t>
      </w:r>
      <w:r w:rsidR="00264A72" w:rsidRPr="0023465D">
        <w:rPr>
          <w:rFonts w:ascii="Times New Roman" w:eastAsia="Times New Roman" w:hAnsi="Times New Roman" w:cs="Times New Roman"/>
          <w:sz w:val="24"/>
          <w:szCs w:val="24"/>
        </w:rPr>
        <w:t>&lt;</w:t>
      </w:r>
      <w:hyperlink r:id="rId59" w:history="1">
        <w:r w:rsidRPr="0023465D">
          <w:rPr>
            <w:rStyle w:val="Hyperlink"/>
            <w:rFonts w:ascii="Times New Roman" w:eastAsia="Times New Roman" w:hAnsi="Times New Roman" w:cs="Times New Roman"/>
            <w:color w:val="auto"/>
            <w:sz w:val="24"/>
            <w:szCs w:val="24"/>
            <w:u w:val="none"/>
          </w:rPr>
          <w:t>https://monax.io/platform/</w:t>
        </w:r>
      </w:hyperlink>
      <w:r w:rsidR="00264A72" w:rsidRPr="0023465D">
        <w:rPr>
          <w:rFonts w:ascii="Times New Roman" w:eastAsia="Times New Roman" w:hAnsi="Times New Roman" w:cs="Times New Roman"/>
          <w:sz w:val="24"/>
          <w:szCs w:val="24"/>
        </w:rPr>
        <w:t>&gt;</w:t>
      </w:r>
    </w:p>
    <w:p w14:paraId="47FD63DE" w14:textId="77777777" w:rsidR="000D11AE" w:rsidRPr="0023465D" w:rsidRDefault="000D11AE" w:rsidP="0023465D">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[48] "Documentation | Command Li</w:t>
      </w:r>
      <w:r w:rsidR="00B469DE" w:rsidRPr="0023465D">
        <w:rPr>
          <w:rFonts w:ascii="Times New Roman" w:eastAsia="Times New Roman" w:hAnsi="Times New Roman" w:cs="Times New Roman"/>
          <w:sz w:val="24"/>
          <w:szCs w:val="24"/>
        </w:rPr>
        <w:t xml:space="preserve">ne Interface." </w:t>
      </w:r>
      <w:proofErr w:type="spellStart"/>
      <w:r w:rsidR="00B469DE" w:rsidRPr="0023465D">
        <w:rPr>
          <w:rFonts w:ascii="Times New Roman" w:eastAsia="Times New Roman" w:hAnsi="Times New Roman" w:cs="Times New Roman"/>
          <w:sz w:val="24"/>
          <w:szCs w:val="24"/>
        </w:rPr>
        <w:t>Monax</w:t>
      </w:r>
      <w:proofErr w:type="spellEnd"/>
      <w:r w:rsidR="00B469DE" w:rsidRPr="0023465D">
        <w:rPr>
          <w:rFonts w:ascii="Times New Roman" w:eastAsia="Times New Roman" w:hAnsi="Times New Roman" w:cs="Times New Roman"/>
          <w:sz w:val="24"/>
          <w:szCs w:val="24"/>
        </w:rPr>
        <w:t>.</w:t>
      </w:r>
      <w:r w:rsidRPr="0023465D">
        <w:rPr>
          <w:rFonts w:ascii="Times New Roman" w:eastAsia="Times New Roman" w:hAnsi="Times New Roman" w:cs="Times New Roman"/>
          <w:sz w:val="24"/>
          <w:szCs w:val="24"/>
        </w:rPr>
        <w:t xml:space="preserve"> Web. 16 Nov. 2016. </w:t>
      </w:r>
      <w:r w:rsidR="00264A72" w:rsidRPr="0023465D">
        <w:rPr>
          <w:rFonts w:ascii="Times New Roman" w:eastAsia="Times New Roman" w:hAnsi="Times New Roman" w:cs="Times New Roman"/>
          <w:sz w:val="24"/>
          <w:szCs w:val="24"/>
        </w:rPr>
        <w:t>&lt;</w:t>
      </w:r>
      <w:hyperlink r:id="rId60" w:history="1">
        <w:r w:rsidRPr="0023465D">
          <w:rPr>
            <w:rStyle w:val="Hyperlink"/>
            <w:rFonts w:ascii="Times New Roman" w:eastAsia="Times New Roman" w:hAnsi="Times New Roman" w:cs="Times New Roman"/>
            <w:color w:val="auto"/>
            <w:sz w:val="24"/>
            <w:szCs w:val="24"/>
            <w:u w:val="none"/>
          </w:rPr>
          <w:t>https://monax.io/docs/documentation/cli/</w:t>
        </w:r>
      </w:hyperlink>
      <w:r w:rsidR="00264A72" w:rsidRPr="0023465D">
        <w:rPr>
          <w:rFonts w:ascii="Times New Roman" w:eastAsia="Times New Roman" w:hAnsi="Times New Roman" w:cs="Times New Roman"/>
          <w:sz w:val="24"/>
          <w:szCs w:val="24"/>
        </w:rPr>
        <w:t>&gt;</w:t>
      </w:r>
    </w:p>
    <w:p w14:paraId="5EED0813" w14:textId="77777777" w:rsidR="000D11AE" w:rsidRPr="0023465D" w:rsidRDefault="000D11AE" w:rsidP="0023465D">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lastRenderedPageBreak/>
        <w:t xml:space="preserve">[49] "Documentation | Blockchain Client." </w:t>
      </w:r>
      <w:proofErr w:type="spellStart"/>
      <w:r w:rsidRPr="0023465D">
        <w:rPr>
          <w:rFonts w:ascii="Times New Roman" w:eastAsia="Times New Roman" w:hAnsi="Times New Roman" w:cs="Times New Roman"/>
          <w:sz w:val="24"/>
          <w:szCs w:val="24"/>
        </w:rPr>
        <w:t>Monax</w:t>
      </w:r>
      <w:proofErr w:type="spellEnd"/>
      <w:r w:rsidRPr="0023465D">
        <w:rPr>
          <w:rFonts w:ascii="Times New Roman" w:eastAsia="Times New Roman" w:hAnsi="Times New Roman" w:cs="Times New Roman"/>
          <w:sz w:val="24"/>
          <w:szCs w:val="24"/>
        </w:rPr>
        <w:t xml:space="preserve">. Web. 16 Nov. 2016. </w:t>
      </w:r>
      <w:r w:rsidR="00264A72" w:rsidRPr="0023465D">
        <w:rPr>
          <w:rFonts w:ascii="Times New Roman" w:eastAsia="Times New Roman" w:hAnsi="Times New Roman" w:cs="Times New Roman"/>
          <w:sz w:val="24"/>
          <w:szCs w:val="24"/>
        </w:rPr>
        <w:t>&lt;</w:t>
      </w:r>
      <w:hyperlink r:id="rId61" w:history="1">
        <w:r w:rsidRPr="0023465D">
          <w:rPr>
            <w:rStyle w:val="Hyperlink"/>
            <w:rFonts w:ascii="Times New Roman" w:eastAsia="Times New Roman" w:hAnsi="Times New Roman" w:cs="Times New Roman"/>
            <w:color w:val="auto"/>
            <w:sz w:val="24"/>
            <w:szCs w:val="24"/>
            <w:u w:val="none"/>
          </w:rPr>
          <w:t>https://monax.io/docs/documentation/db/</w:t>
        </w:r>
      </w:hyperlink>
      <w:r w:rsidR="00264A72" w:rsidRPr="0023465D">
        <w:rPr>
          <w:rFonts w:ascii="Times New Roman" w:eastAsia="Times New Roman" w:hAnsi="Times New Roman" w:cs="Times New Roman"/>
          <w:sz w:val="24"/>
          <w:szCs w:val="24"/>
        </w:rPr>
        <w:t>&gt;</w:t>
      </w:r>
    </w:p>
    <w:p w14:paraId="465BA53B" w14:textId="77777777" w:rsidR="000D11AE" w:rsidRPr="0023465D" w:rsidRDefault="000D11AE" w:rsidP="0023465D">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[50] "Documentation | Chain Manager Tooling." </w:t>
      </w:r>
      <w:proofErr w:type="spellStart"/>
      <w:r w:rsidRPr="0023465D">
        <w:rPr>
          <w:rFonts w:ascii="Times New Roman" w:eastAsia="Times New Roman" w:hAnsi="Times New Roman" w:cs="Times New Roman"/>
          <w:sz w:val="24"/>
          <w:szCs w:val="24"/>
        </w:rPr>
        <w:t>Monax</w:t>
      </w:r>
      <w:proofErr w:type="spellEnd"/>
      <w:r w:rsidRPr="0023465D">
        <w:rPr>
          <w:rFonts w:ascii="Times New Roman" w:eastAsia="Times New Roman" w:hAnsi="Times New Roman" w:cs="Times New Roman"/>
          <w:sz w:val="24"/>
          <w:szCs w:val="24"/>
        </w:rPr>
        <w:t xml:space="preserve">. Web. 17 Nov. 2016. </w:t>
      </w:r>
      <w:r w:rsidR="00264A72" w:rsidRPr="0023465D">
        <w:rPr>
          <w:rFonts w:ascii="Times New Roman" w:eastAsia="Times New Roman" w:hAnsi="Times New Roman" w:cs="Times New Roman"/>
          <w:sz w:val="24"/>
          <w:szCs w:val="24"/>
        </w:rPr>
        <w:t>&lt;</w:t>
      </w:r>
      <w:hyperlink r:id="rId62" w:history="1">
        <w:r w:rsidRPr="0023465D">
          <w:rPr>
            <w:rStyle w:val="Hyperlink"/>
            <w:rFonts w:ascii="Times New Roman" w:eastAsia="Times New Roman" w:hAnsi="Times New Roman" w:cs="Times New Roman"/>
            <w:color w:val="auto"/>
            <w:sz w:val="24"/>
            <w:szCs w:val="24"/>
            <w:u w:val="none"/>
          </w:rPr>
          <w:t>https://monax.io/docs/documentation/cm/</w:t>
        </w:r>
      </w:hyperlink>
      <w:r w:rsidR="00264A72" w:rsidRPr="0023465D">
        <w:rPr>
          <w:rFonts w:ascii="Times New Roman" w:eastAsia="Times New Roman" w:hAnsi="Times New Roman" w:cs="Times New Roman"/>
          <w:sz w:val="24"/>
          <w:szCs w:val="24"/>
        </w:rPr>
        <w:t>&gt;</w:t>
      </w:r>
    </w:p>
    <w:p w14:paraId="44DEAA97" w14:textId="77777777" w:rsidR="000D11AE" w:rsidRPr="0023465D" w:rsidRDefault="000D11AE" w:rsidP="0023465D">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[51] "Documentation | Package Manager Tooling." </w:t>
      </w:r>
      <w:proofErr w:type="spellStart"/>
      <w:r w:rsidRPr="0023465D">
        <w:rPr>
          <w:rFonts w:ascii="Times New Roman" w:eastAsia="Times New Roman" w:hAnsi="Times New Roman" w:cs="Times New Roman"/>
          <w:sz w:val="24"/>
          <w:szCs w:val="24"/>
        </w:rPr>
        <w:t>Monax</w:t>
      </w:r>
      <w:proofErr w:type="spellEnd"/>
      <w:r w:rsidRPr="0023465D">
        <w:rPr>
          <w:rFonts w:ascii="Times New Roman" w:eastAsia="Times New Roman" w:hAnsi="Times New Roman" w:cs="Times New Roman"/>
          <w:sz w:val="24"/>
          <w:szCs w:val="24"/>
        </w:rPr>
        <w:t xml:space="preserve">. Web. 17 Nov. 2016. </w:t>
      </w:r>
      <w:r w:rsidR="00264A72" w:rsidRPr="0023465D">
        <w:rPr>
          <w:rFonts w:ascii="Times New Roman" w:eastAsia="Times New Roman" w:hAnsi="Times New Roman" w:cs="Times New Roman"/>
          <w:sz w:val="24"/>
          <w:szCs w:val="24"/>
        </w:rPr>
        <w:t>&lt;</w:t>
      </w:r>
      <w:hyperlink r:id="rId63" w:history="1">
        <w:r w:rsidRPr="0023465D">
          <w:rPr>
            <w:rStyle w:val="Hyperlink"/>
            <w:rFonts w:ascii="Times New Roman" w:eastAsia="Times New Roman" w:hAnsi="Times New Roman" w:cs="Times New Roman"/>
            <w:color w:val="auto"/>
            <w:sz w:val="24"/>
            <w:szCs w:val="24"/>
            <w:u w:val="none"/>
          </w:rPr>
          <w:t>https://monax.io/docs/documentation/pm/</w:t>
        </w:r>
      </w:hyperlink>
      <w:r w:rsidR="00264A72" w:rsidRPr="0023465D">
        <w:rPr>
          <w:rFonts w:ascii="Times New Roman" w:eastAsia="Times New Roman" w:hAnsi="Times New Roman" w:cs="Times New Roman"/>
          <w:sz w:val="24"/>
          <w:szCs w:val="24"/>
        </w:rPr>
        <w:t>&gt;</w:t>
      </w:r>
    </w:p>
    <w:p w14:paraId="2D433ABF" w14:textId="77777777" w:rsidR="00601CB0" w:rsidRPr="0023465D" w:rsidRDefault="00601CB0" w:rsidP="0023465D">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[52]</w:t>
      </w:r>
      <w:r w:rsidR="00707212" w:rsidRPr="0023465D">
        <w:rPr>
          <w:rFonts w:ascii="Times New Roman" w:eastAsia="Times New Roman" w:hAnsi="Times New Roman" w:cs="Times New Roman"/>
          <w:sz w:val="24"/>
          <w:szCs w:val="24"/>
        </w:rPr>
        <w:t xml:space="preserve"> </w:t>
      </w:r>
      <w:proofErr w:type="spellStart"/>
      <w:r w:rsidR="00707212" w:rsidRPr="0023465D">
        <w:rPr>
          <w:rFonts w:ascii="Times New Roman" w:eastAsia="Times New Roman" w:hAnsi="Times New Roman" w:cs="Times New Roman"/>
          <w:sz w:val="24"/>
          <w:szCs w:val="24"/>
        </w:rPr>
        <w:t>Buterin</w:t>
      </w:r>
      <w:proofErr w:type="spellEnd"/>
      <w:r w:rsidR="00707212" w:rsidRPr="0023465D">
        <w:rPr>
          <w:rFonts w:ascii="Times New Roman" w:eastAsia="Times New Roman" w:hAnsi="Times New Roman" w:cs="Times New Roman"/>
          <w:sz w:val="24"/>
          <w:szCs w:val="24"/>
        </w:rPr>
        <w:t xml:space="preserve">, </w:t>
      </w:r>
      <w:proofErr w:type="spellStart"/>
      <w:r w:rsidR="00707212" w:rsidRPr="0023465D">
        <w:rPr>
          <w:rFonts w:ascii="Times New Roman" w:eastAsia="Times New Roman" w:hAnsi="Times New Roman" w:cs="Times New Roman"/>
          <w:sz w:val="24"/>
          <w:szCs w:val="24"/>
        </w:rPr>
        <w:t>Vitalik</w:t>
      </w:r>
      <w:proofErr w:type="spellEnd"/>
      <w:r w:rsidR="00707212" w:rsidRPr="0023465D">
        <w:rPr>
          <w:rFonts w:ascii="Times New Roman" w:eastAsia="Times New Roman" w:hAnsi="Times New Roman" w:cs="Times New Roman"/>
          <w:sz w:val="24"/>
          <w:szCs w:val="24"/>
        </w:rPr>
        <w:t xml:space="preserve">. “What Proof of Stake is and </w:t>
      </w:r>
      <w:proofErr w:type="gramStart"/>
      <w:r w:rsidR="00707212" w:rsidRPr="0023465D">
        <w:rPr>
          <w:rFonts w:ascii="Times New Roman" w:eastAsia="Times New Roman" w:hAnsi="Times New Roman" w:cs="Times New Roman"/>
          <w:sz w:val="24"/>
          <w:szCs w:val="24"/>
        </w:rPr>
        <w:t>Why</w:t>
      </w:r>
      <w:proofErr w:type="gramEnd"/>
      <w:r w:rsidR="00707212" w:rsidRPr="0023465D">
        <w:rPr>
          <w:rFonts w:ascii="Times New Roman" w:eastAsia="Times New Roman" w:hAnsi="Times New Roman" w:cs="Times New Roman"/>
          <w:sz w:val="24"/>
          <w:szCs w:val="24"/>
        </w:rPr>
        <w:t xml:space="preserve"> it Matters.” Bitcoin Magazine. 26 August 2013. 16 November 2016.</w:t>
      </w:r>
      <w:r w:rsidRPr="0023465D">
        <w:rPr>
          <w:rFonts w:ascii="Times New Roman" w:eastAsia="Times New Roman" w:hAnsi="Times New Roman" w:cs="Times New Roman"/>
          <w:sz w:val="24"/>
          <w:szCs w:val="24"/>
        </w:rPr>
        <w:t xml:space="preserve"> </w:t>
      </w:r>
      <w:r w:rsidR="00707212" w:rsidRPr="0023465D">
        <w:rPr>
          <w:rFonts w:ascii="Times New Roman" w:eastAsia="Times New Roman" w:hAnsi="Times New Roman" w:cs="Times New Roman"/>
          <w:sz w:val="24"/>
          <w:szCs w:val="24"/>
        </w:rPr>
        <w:t>&lt;</w:t>
      </w:r>
      <w:hyperlink r:id="rId64" w:history="1">
        <w:r w:rsidRPr="0023465D">
          <w:rPr>
            <w:rStyle w:val="Hyperlink"/>
            <w:rFonts w:ascii="Times New Roman" w:eastAsia="Times New Roman" w:hAnsi="Times New Roman" w:cs="Times New Roman"/>
            <w:color w:val="auto"/>
            <w:sz w:val="24"/>
            <w:szCs w:val="24"/>
            <w:u w:val="none"/>
          </w:rPr>
          <w:t>https://bitcoinmagazine.com/articles/what-proof-of-stake-is-and-why-it-matters-1377531463</w:t>
        </w:r>
      </w:hyperlink>
      <w:r w:rsidR="00707212" w:rsidRPr="0023465D">
        <w:rPr>
          <w:rStyle w:val="Hyperlink"/>
          <w:rFonts w:ascii="Times New Roman" w:eastAsia="Times New Roman" w:hAnsi="Times New Roman" w:cs="Times New Roman"/>
          <w:color w:val="auto"/>
          <w:sz w:val="24"/>
          <w:szCs w:val="24"/>
          <w:u w:val="none"/>
        </w:rPr>
        <w:t>&gt;</w:t>
      </w:r>
    </w:p>
    <w:p w14:paraId="07318DB4" w14:textId="77777777" w:rsidR="00601CB0" w:rsidRPr="00CE329F" w:rsidRDefault="00601CB0" w:rsidP="00CE329F">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[53] </w:t>
      </w:r>
      <w:r w:rsidRPr="00CE329F">
        <w:rPr>
          <w:rFonts w:ascii="Times New Roman" w:eastAsia="Times New Roman" w:hAnsi="Times New Roman" w:cs="Times New Roman"/>
          <w:sz w:val="24"/>
          <w:szCs w:val="24"/>
        </w:rPr>
        <w:t>Kwon, Jae. "</w:t>
      </w:r>
      <w:proofErr w:type="spellStart"/>
      <w:r w:rsidRPr="00CE329F">
        <w:rPr>
          <w:rFonts w:ascii="Times New Roman" w:eastAsia="Times New Roman" w:hAnsi="Times New Roman" w:cs="Times New Roman"/>
          <w:sz w:val="24"/>
          <w:szCs w:val="24"/>
        </w:rPr>
        <w:t>TenderMint</w:t>
      </w:r>
      <w:proofErr w:type="spellEnd"/>
      <w:r w:rsidRPr="00CE329F">
        <w:rPr>
          <w:rFonts w:ascii="Times New Roman" w:eastAsia="Times New Roman" w:hAnsi="Times New Roman" w:cs="Times New Roman"/>
          <w:sz w:val="24"/>
          <w:szCs w:val="24"/>
        </w:rPr>
        <w:t xml:space="preserve">: Consensus without Mining." </w:t>
      </w:r>
      <w:r w:rsidRPr="00601555">
        <w:rPr>
          <w:rFonts w:ascii="Times New Roman" w:eastAsia="Times New Roman" w:hAnsi="Times New Roman" w:cs="Times New Roman"/>
          <w:sz w:val="24"/>
          <w:szCs w:val="24"/>
        </w:rPr>
        <w:t xml:space="preserve">URL http://tendermint. </w:t>
      </w:r>
      <w:proofErr w:type="gramStart"/>
      <w:r w:rsidRPr="00601555">
        <w:rPr>
          <w:rFonts w:ascii="Times New Roman" w:eastAsia="Times New Roman" w:hAnsi="Times New Roman" w:cs="Times New Roman"/>
          <w:sz w:val="24"/>
          <w:szCs w:val="24"/>
        </w:rPr>
        <w:t>com/docs/</w:t>
      </w:r>
      <w:proofErr w:type="spellStart"/>
      <w:r w:rsidRPr="00601555">
        <w:rPr>
          <w:rFonts w:ascii="Times New Roman" w:eastAsia="Times New Roman" w:hAnsi="Times New Roman" w:cs="Times New Roman"/>
          <w:sz w:val="24"/>
          <w:szCs w:val="24"/>
        </w:rPr>
        <w:t>tendermint</w:t>
      </w:r>
      <w:proofErr w:type="spellEnd"/>
      <w:proofErr w:type="gramEnd"/>
      <w:r w:rsidRPr="00601555">
        <w:rPr>
          <w:rFonts w:ascii="Times New Roman" w:eastAsia="Times New Roman" w:hAnsi="Times New Roman" w:cs="Times New Roman"/>
          <w:sz w:val="24"/>
          <w:szCs w:val="24"/>
        </w:rPr>
        <w:t xml:space="preserve"> {_} v04. </w:t>
      </w:r>
      <w:proofErr w:type="gramStart"/>
      <w:r w:rsidRPr="00601555">
        <w:rPr>
          <w:rFonts w:ascii="Times New Roman" w:eastAsia="Times New Roman" w:hAnsi="Times New Roman" w:cs="Times New Roman"/>
          <w:sz w:val="24"/>
          <w:szCs w:val="24"/>
        </w:rPr>
        <w:t>pdf</w:t>
      </w:r>
      <w:proofErr w:type="gramEnd"/>
      <w:r w:rsidRPr="0094779F">
        <w:rPr>
          <w:rFonts w:ascii="Times New Roman" w:eastAsia="Times New Roman" w:hAnsi="Times New Roman" w:cs="Times New Roman"/>
          <w:sz w:val="24"/>
          <w:szCs w:val="24"/>
        </w:rPr>
        <w:t xml:space="preserve"> (2014).</w:t>
      </w:r>
    </w:p>
    <w:p w14:paraId="1315DD7A" w14:textId="77777777" w:rsidR="00601CB0" w:rsidRPr="00CE329F" w:rsidRDefault="00601CB0" w:rsidP="00CE329F">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 xml:space="preserve">[54] </w:t>
      </w:r>
      <w:proofErr w:type="spellStart"/>
      <w:r w:rsidRPr="00CE329F">
        <w:rPr>
          <w:rFonts w:ascii="Times New Roman" w:eastAsia="Times New Roman" w:hAnsi="Times New Roman" w:cs="Times New Roman"/>
          <w:sz w:val="24"/>
          <w:szCs w:val="24"/>
        </w:rPr>
        <w:t>Lamport</w:t>
      </w:r>
      <w:proofErr w:type="spellEnd"/>
      <w:r w:rsidRPr="00CE329F">
        <w:rPr>
          <w:rFonts w:ascii="Times New Roman" w:eastAsia="Times New Roman" w:hAnsi="Times New Roman" w:cs="Times New Roman"/>
          <w:sz w:val="24"/>
          <w:szCs w:val="24"/>
        </w:rPr>
        <w:t xml:space="preserve">, Leslie, Robert </w:t>
      </w:r>
      <w:proofErr w:type="spellStart"/>
      <w:r w:rsidRPr="00CE329F">
        <w:rPr>
          <w:rFonts w:ascii="Times New Roman" w:eastAsia="Times New Roman" w:hAnsi="Times New Roman" w:cs="Times New Roman"/>
          <w:sz w:val="24"/>
          <w:szCs w:val="24"/>
        </w:rPr>
        <w:t>Shostak</w:t>
      </w:r>
      <w:proofErr w:type="spellEnd"/>
      <w:r w:rsidRPr="00CE329F">
        <w:rPr>
          <w:rFonts w:ascii="Times New Roman" w:eastAsia="Times New Roman" w:hAnsi="Times New Roman" w:cs="Times New Roman"/>
          <w:sz w:val="24"/>
          <w:szCs w:val="24"/>
        </w:rPr>
        <w:t xml:space="preserve">, and Marshall Pease. "The Byzantine </w:t>
      </w:r>
      <w:proofErr w:type="gramStart"/>
      <w:r w:rsidRPr="00CE329F">
        <w:rPr>
          <w:rFonts w:ascii="Times New Roman" w:eastAsia="Times New Roman" w:hAnsi="Times New Roman" w:cs="Times New Roman"/>
          <w:sz w:val="24"/>
          <w:szCs w:val="24"/>
        </w:rPr>
        <w:t>generals</w:t>
      </w:r>
      <w:proofErr w:type="gramEnd"/>
      <w:r w:rsidRPr="00CE329F">
        <w:rPr>
          <w:rFonts w:ascii="Times New Roman" w:eastAsia="Times New Roman" w:hAnsi="Times New Roman" w:cs="Times New Roman"/>
          <w:sz w:val="24"/>
          <w:szCs w:val="24"/>
        </w:rPr>
        <w:t xml:space="preserve"> problem." </w:t>
      </w:r>
      <w:r w:rsidRPr="24D47E9E">
        <w:rPr>
          <w:rFonts w:ascii="Times New Roman" w:eastAsia="Times New Roman" w:hAnsi="Times New Roman" w:cs="Times New Roman"/>
          <w:i/>
          <w:iCs/>
          <w:sz w:val="24"/>
          <w:szCs w:val="24"/>
        </w:rPr>
        <w:t>ACM Transactions on Programming Languages and Systems (TOPLAS)</w:t>
      </w:r>
      <w:r w:rsidRPr="00CE329F">
        <w:rPr>
          <w:rFonts w:ascii="Times New Roman" w:eastAsia="Times New Roman" w:hAnsi="Times New Roman" w:cs="Times New Roman"/>
          <w:sz w:val="24"/>
          <w:szCs w:val="24"/>
        </w:rPr>
        <w:t xml:space="preserve"> 4.3 (1982): 382-401.</w:t>
      </w:r>
    </w:p>
    <w:p w14:paraId="48DE55CE" w14:textId="4022DD7D" w:rsidR="00601CB0" w:rsidRPr="0023465D" w:rsidRDefault="00601CB0" w:rsidP="0023465D">
      <w:pPr>
        <w:spacing w:line="240" w:lineRule="auto"/>
        <w:rPr>
          <w:rFonts w:ascii="Times New Roman" w:eastAsia="Times New Roman" w:hAnsi="Times New Roman" w:cs="Times New Roman"/>
          <w:sz w:val="24"/>
          <w:szCs w:val="24"/>
        </w:rPr>
      </w:pPr>
      <w:r w:rsidRPr="0023465D">
        <w:rPr>
          <w:rFonts w:ascii="Times New Roman" w:eastAsia="Times New Roman" w:hAnsi="Times New Roman" w:cs="Times New Roman"/>
          <w:sz w:val="24"/>
          <w:szCs w:val="24"/>
        </w:rPr>
        <w:t>[55] Kw</w:t>
      </w:r>
      <w:r w:rsidR="00FC5B2A" w:rsidRPr="0023465D">
        <w:rPr>
          <w:rFonts w:ascii="Times New Roman" w:eastAsia="Times New Roman" w:hAnsi="Times New Roman" w:cs="Times New Roman"/>
          <w:sz w:val="24"/>
          <w:szCs w:val="24"/>
        </w:rPr>
        <w:t>on, Jae, Buchman, Ethan. “Introd</w:t>
      </w:r>
      <w:r w:rsidRPr="0023465D">
        <w:rPr>
          <w:rFonts w:ascii="Times New Roman" w:eastAsia="Times New Roman" w:hAnsi="Times New Roman" w:cs="Times New Roman"/>
          <w:sz w:val="24"/>
          <w:szCs w:val="24"/>
        </w:rPr>
        <w:t xml:space="preserve">uction.” </w:t>
      </w:r>
      <w:proofErr w:type="spellStart"/>
      <w:r w:rsidRPr="0023465D">
        <w:rPr>
          <w:rFonts w:ascii="Times New Roman" w:eastAsia="Times New Roman" w:hAnsi="Times New Roman" w:cs="Times New Roman"/>
          <w:sz w:val="24"/>
          <w:szCs w:val="24"/>
        </w:rPr>
        <w:t>Tendermint</w:t>
      </w:r>
      <w:proofErr w:type="spellEnd"/>
      <w:r w:rsidRPr="0023465D">
        <w:rPr>
          <w:rFonts w:ascii="Times New Roman" w:eastAsia="Times New Roman" w:hAnsi="Times New Roman" w:cs="Times New Roman"/>
          <w:sz w:val="24"/>
          <w:szCs w:val="24"/>
        </w:rPr>
        <w:t xml:space="preserve"> Wiki. GitHub. 7 August 2016. Web. 16 November 2016. </w:t>
      </w:r>
      <w:r w:rsidR="00BF538A">
        <w:rPr>
          <w:rFonts w:ascii="Times New Roman" w:eastAsia="Times New Roman" w:hAnsi="Times New Roman" w:cs="Times New Roman"/>
          <w:sz w:val="24"/>
          <w:szCs w:val="24"/>
        </w:rPr>
        <w:t>&lt;</w:t>
      </w:r>
      <w:r w:rsidR="009037E4" w:rsidRPr="0023465D">
        <w:rPr>
          <w:rFonts w:ascii="Times New Roman" w:eastAsia="Times New Roman" w:hAnsi="Times New Roman" w:cs="Times New Roman"/>
          <w:sz w:val="24"/>
          <w:szCs w:val="24"/>
        </w:rPr>
        <w:t>https://github.com/tendermint/tendermint/wiki/Introduction</w:t>
      </w:r>
      <w:r w:rsidR="00BF538A">
        <w:rPr>
          <w:rFonts w:ascii="Times New Roman" w:eastAsia="Times New Roman" w:hAnsi="Times New Roman" w:cs="Times New Roman"/>
          <w:sz w:val="24"/>
          <w:szCs w:val="24"/>
        </w:rPr>
        <w:t>&gt;</w:t>
      </w:r>
    </w:p>
    <w:p w14:paraId="148E9A6D" w14:textId="460A7FA7" w:rsidR="00D725F9" w:rsidRPr="0023465D" w:rsidRDefault="00BA30C8" w:rsidP="00813C75">
      <w:pPr>
        <w:pStyle w:val="NormalWeb"/>
        <w:spacing w:before="0" w:beforeAutospacing="0" w:after="160" w:afterAutospacing="0"/>
        <w:textAlignment w:val="baseline"/>
        <w:rPr>
          <w:color w:val="000000" w:themeColor="text1"/>
        </w:rPr>
      </w:pPr>
      <w:r w:rsidRPr="00601555">
        <w:rPr>
          <w:color w:val="000000" w:themeColor="text1"/>
        </w:rPr>
        <w:t>[56</w:t>
      </w:r>
      <w:r w:rsidR="00D725F9" w:rsidRPr="006C1A2F">
        <w:rPr>
          <w:color w:val="000000" w:themeColor="text1"/>
        </w:rPr>
        <w:t>] “Installing Eris on ARM devices failing #345.” Eris-</w:t>
      </w:r>
      <w:proofErr w:type="spellStart"/>
      <w:r w:rsidR="00D725F9" w:rsidRPr="006C1A2F">
        <w:rPr>
          <w:color w:val="000000" w:themeColor="text1"/>
        </w:rPr>
        <w:t>db.eris</w:t>
      </w:r>
      <w:proofErr w:type="spellEnd"/>
      <w:r w:rsidR="00D725F9" w:rsidRPr="006C1A2F">
        <w:rPr>
          <w:color w:val="000000" w:themeColor="text1"/>
        </w:rPr>
        <w:t xml:space="preserve">-ltd. GitHub. 14 October 2016. Web. 17 November 2016. </w:t>
      </w:r>
      <w:r w:rsidR="00BF538A">
        <w:rPr>
          <w:color w:val="000000" w:themeColor="text1"/>
        </w:rPr>
        <w:t>&lt;</w:t>
      </w:r>
      <w:r w:rsidR="00D725F9" w:rsidRPr="006C1A2F">
        <w:rPr>
          <w:color w:val="000000" w:themeColor="text1"/>
        </w:rPr>
        <w:t>https://github.com/eris-ltd/eris-db/issues/345</w:t>
      </w:r>
      <w:r w:rsidR="00BF538A">
        <w:rPr>
          <w:color w:val="000000" w:themeColor="text1"/>
        </w:rPr>
        <w:t>&gt;</w:t>
      </w:r>
    </w:p>
    <w:p w14:paraId="3DC7123A" w14:textId="44132690" w:rsidR="00D725F9" w:rsidRPr="0023465D" w:rsidRDefault="00BA30C8" w:rsidP="00813C75">
      <w:pPr>
        <w:pStyle w:val="NormalWeb"/>
        <w:spacing w:before="0" w:beforeAutospacing="0" w:after="160" w:afterAutospacing="0"/>
        <w:textAlignment w:val="baseline"/>
        <w:rPr>
          <w:color w:val="000000" w:themeColor="text1"/>
        </w:rPr>
      </w:pPr>
      <w:r w:rsidRPr="00601555">
        <w:rPr>
          <w:color w:val="000000" w:themeColor="text1"/>
        </w:rPr>
        <w:t>[57</w:t>
      </w:r>
      <w:r w:rsidR="00D725F9" w:rsidRPr="00601555">
        <w:rPr>
          <w:color w:val="000000" w:themeColor="text1"/>
        </w:rPr>
        <w:t xml:space="preserve">] “Setting up </w:t>
      </w:r>
      <w:proofErr w:type="spellStart"/>
      <w:r w:rsidR="00D725F9" w:rsidRPr="00601555">
        <w:rPr>
          <w:color w:val="000000" w:themeColor="text1"/>
        </w:rPr>
        <w:t>eris</w:t>
      </w:r>
      <w:proofErr w:type="spellEnd"/>
      <w:r w:rsidR="00D725F9" w:rsidRPr="00601555">
        <w:rPr>
          <w:color w:val="000000" w:themeColor="text1"/>
        </w:rPr>
        <w:t xml:space="preserve"> on ARM #990.” Eris-</w:t>
      </w:r>
      <w:proofErr w:type="spellStart"/>
      <w:r w:rsidR="00D725F9" w:rsidRPr="00601555">
        <w:rPr>
          <w:color w:val="000000" w:themeColor="text1"/>
        </w:rPr>
        <w:t>db.eris</w:t>
      </w:r>
      <w:proofErr w:type="spellEnd"/>
      <w:r w:rsidR="00D725F9" w:rsidRPr="00601555">
        <w:rPr>
          <w:color w:val="000000" w:themeColor="text1"/>
        </w:rPr>
        <w:t xml:space="preserve">-ltd. GitHub. 14 October 2016. Web. 17 </w:t>
      </w:r>
      <w:r w:rsidR="00D725F9" w:rsidRPr="006C1A2F">
        <w:rPr>
          <w:color w:val="000000" w:themeColor="text1"/>
        </w:rPr>
        <w:t xml:space="preserve">November 2016. </w:t>
      </w:r>
      <w:r w:rsidR="00BF6D27">
        <w:rPr>
          <w:color w:val="000000" w:themeColor="text1"/>
        </w:rPr>
        <w:t>&lt;</w:t>
      </w:r>
      <w:r w:rsidR="00D725F9" w:rsidRPr="006C1A2F">
        <w:rPr>
          <w:color w:val="000000" w:themeColor="text1"/>
        </w:rPr>
        <w:t>https://github.c</w:t>
      </w:r>
      <w:r w:rsidR="00BF6D27">
        <w:rPr>
          <w:color w:val="000000" w:themeColor="text1"/>
        </w:rPr>
        <w:t>om/eris-ltd/eris-cli/issues/990&gt;</w:t>
      </w:r>
    </w:p>
    <w:p w14:paraId="1913119D" w14:textId="646274C8" w:rsidR="00D77089" w:rsidRDefault="00BA30C8" w:rsidP="00813C75">
      <w:pPr>
        <w:pStyle w:val="NormalWeb"/>
        <w:spacing w:before="0" w:beforeAutospacing="0" w:after="160" w:afterAutospacing="0"/>
        <w:textAlignment w:val="baseline"/>
        <w:rPr>
          <w:color w:val="000000" w:themeColor="text1"/>
        </w:rPr>
      </w:pPr>
      <w:r w:rsidRPr="00601555">
        <w:rPr>
          <w:color w:val="000000" w:themeColor="text1"/>
        </w:rPr>
        <w:t>[58</w:t>
      </w:r>
      <w:r w:rsidR="00BF538A">
        <w:rPr>
          <w:color w:val="000000" w:themeColor="text1"/>
        </w:rPr>
        <w:t xml:space="preserve">] </w:t>
      </w:r>
      <w:proofErr w:type="spellStart"/>
      <w:r w:rsidR="00BF538A">
        <w:rPr>
          <w:color w:val="000000" w:themeColor="text1"/>
        </w:rPr>
        <w:t>Zramsay</w:t>
      </w:r>
      <w:proofErr w:type="spellEnd"/>
      <w:r w:rsidR="00BF538A">
        <w:rPr>
          <w:color w:val="000000" w:themeColor="text1"/>
        </w:rPr>
        <w:t>, Zach. “setup.sh”</w:t>
      </w:r>
      <w:r w:rsidR="00D725F9" w:rsidRPr="00601555">
        <w:rPr>
          <w:color w:val="000000" w:themeColor="text1"/>
        </w:rPr>
        <w:t xml:space="preserve"> Setup. Arm. Cloud. Hello-</w:t>
      </w:r>
      <w:proofErr w:type="spellStart"/>
      <w:r w:rsidR="00D725F9" w:rsidRPr="00601555">
        <w:rPr>
          <w:color w:val="000000" w:themeColor="text1"/>
        </w:rPr>
        <w:t>eris</w:t>
      </w:r>
      <w:proofErr w:type="spellEnd"/>
      <w:r w:rsidR="00D725F9" w:rsidRPr="00601555">
        <w:rPr>
          <w:color w:val="000000" w:themeColor="text1"/>
        </w:rPr>
        <w:t xml:space="preserve">. Eris-ltd. GitHub. 4 October 2016. Web. 17 November 2016. </w:t>
      </w:r>
      <w:r w:rsidR="00BF6D27" w:rsidRPr="00BF6D27">
        <w:t>&lt;</w:t>
      </w:r>
      <w:hyperlink r:id="rId65" w:history="1">
        <w:r w:rsidR="00B40824" w:rsidRPr="00BF6D27">
          <w:rPr>
            <w:rStyle w:val="Hyperlink"/>
            <w:color w:val="auto"/>
            <w:u w:val="none"/>
          </w:rPr>
          <w:t>https://github.com/eris-ltd/eris-db/issues/345</w:t>
        </w:r>
      </w:hyperlink>
      <w:r w:rsidR="24D47E9E" w:rsidRPr="00BF6D27">
        <w:rPr>
          <w:rStyle w:val="Hyperlink"/>
          <w:color w:val="auto"/>
          <w:u w:val="none"/>
        </w:rPr>
        <w:t>https://github.com/eris-ltd/eris-db/issues/345</w:t>
      </w:r>
      <w:r w:rsidR="00BF6D27" w:rsidRPr="00BF6D27">
        <w:rPr>
          <w:rStyle w:val="Hyperlink"/>
          <w:color w:val="auto"/>
          <w:u w:val="none"/>
        </w:rPr>
        <w:t>&gt;</w:t>
      </w:r>
    </w:p>
    <w:p w14:paraId="01521B41" w14:textId="2C1BB967" w:rsidR="007B0DCD" w:rsidRPr="00813C75" w:rsidRDefault="00B90422" w:rsidP="00813C75">
      <w:pPr>
        <w:pStyle w:val="NormalWeb"/>
        <w:spacing w:before="0" w:beforeAutospacing="0" w:after="160" w:afterAutospacing="0"/>
        <w:textAlignment w:val="baseline"/>
        <w:rPr>
          <w:color w:val="000000" w:themeColor="text1"/>
        </w:rPr>
      </w:pPr>
      <w:r>
        <w:rPr>
          <w:color w:val="000000" w:themeColor="text1"/>
        </w:rPr>
        <w:t>[59</w:t>
      </w:r>
      <w:r w:rsidR="007B0DCD">
        <w:rPr>
          <w:color w:val="000000" w:themeColor="text1"/>
        </w:rPr>
        <w:t xml:space="preserve">] </w:t>
      </w:r>
      <w:r w:rsidR="007B0DCD" w:rsidRPr="00813C75">
        <w:rPr>
          <w:color w:val="000000" w:themeColor="text1"/>
        </w:rPr>
        <w:t xml:space="preserve">Carl, Tasha. “Setup a Local Ethereum Test </w:t>
      </w:r>
      <w:r w:rsidR="00C94790" w:rsidRPr="00813C75">
        <w:rPr>
          <w:color w:val="000000" w:themeColor="text1"/>
        </w:rPr>
        <w:t>Blockchain. “01</w:t>
      </w:r>
      <w:r w:rsidR="007B0DCD" w:rsidRPr="00813C75">
        <w:rPr>
          <w:color w:val="000000" w:themeColor="text1"/>
        </w:rPr>
        <w:t xml:space="preserve"> September 2015. Web. 17 November 2016. </w:t>
      </w:r>
      <w:r w:rsidR="004B0E47">
        <w:rPr>
          <w:color w:val="000000" w:themeColor="text1"/>
        </w:rPr>
        <w:t>&lt;</w:t>
      </w:r>
      <w:hyperlink r:id="rId66" w:history="1">
        <w:r w:rsidR="007B0DCD" w:rsidRPr="00813C75">
          <w:rPr>
            <w:color w:val="000000" w:themeColor="text1"/>
          </w:rPr>
          <w:t>http://blog.carl.pro/2015/09/setup-a-local-ethereum-test-blockchain/</w:t>
        </w:r>
      </w:hyperlink>
      <w:r w:rsidR="004B0E47">
        <w:t>&gt;</w:t>
      </w:r>
    </w:p>
    <w:p w14:paraId="6CC17A33" w14:textId="736E58FC" w:rsidR="007B0DCD" w:rsidRPr="00813C75" w:rsidRDefault="7F4ABB62" w:rsidP="00813C75">
      <w:pPr>
        <w:pStyle w:val="NormalWeb"/>
        <w:spacing w:before="0" w:beforeAutospacing="0" w:after="160" w:afterAutospacing="0"/>
        <w:textAlignment w:val="baseline"/>
        <w:rPr>
          <w:color w:val="000000" w:themeColor="text1"/>
        </w:rPr>
      </w:pPr>
      <w:r w:rsidRPr="00813C75">
        <w:rPr>
          <w:color w:val="000000" w:themeColor="text1"/>
        </w:rPr>
        <w:t xml:space="preserve">[60] </w:t>
      </w:r>
      <w:proofErr w:type="spellStart"/>
      <w:r w:rsidR="130EF1BC" w:rsidRPr="130EF1BC">
        <w:t>Varshney</w:t>
      </w:r>
      <w:proofErr w:type="spellEnd"/>
      <w:r w:rsidR="130EF1BC" w:rsidRPr="130EF1BC">
        <w:t xml:space="preserve">, </w:t>
      </w:r>
      <w:proofErr w:type="spellStart"/>
      <w:r w:rsidR="130EF1BC" w:rsidRPr="130EF1BC">
        <w:t>Neer</w:t>
      </w:r>
      <w:proofErr w:type="spellEnd"/>
      <w:r w:rsidR="130EF1BC" w:rsidRPr="130EF1BC">
        <w:t>. "The Internet of Things, Blockchain-less Token IOTA Launched: Interview with Co-Founde</w:t>
      </w:r>
      <w:r w:rsidR="003D490E">
        <w:t xml:space="preserve">r." </w:t>
      </w:r>
      <w:proofErr w:type="spellStart"/>
      <w:r w:rsidR="003D490E">
        <w:t>Co</w:t>
      </w:r>
      <w:r w:rsidR="00F70B7C">
        <w:t>inTelegraph</w:t>
      </w:r>
      <w:proofErr w:type="spellEnd"/>
      <w:r w:rsidR="00F70B7C">
        <w:t>, 20 July 2016. Web.</w:t>
      </w:r>
      <w:r w:rsidR="003D490E" w:rsidRPr="130EF1BC">
        <w:t xml:space="preserve"> 1 Dec. 2016.</w:t>
      </w:r>
      <w:r w:rsidR="003D490E">
        <w:t xml:space="preserve"> </w:t>
      </w:r>
      <w:r w:rsidR="003D490E">
        <w:rPr>
          <w:color w:val="000000" w:themeColor="text1"/>
        </w:rPr>
        <w:t>&lt;</w:t>
      </w:r>
      <w:r w:rsidR="130EF1BC" w:rsidRPr="130EF1BC">
        <w:t>cointelegraph.com/news/the-internet-of-things-blockchain-less-token-iota-lau</w:t>
      </w:r>
      <w:r w:rsidR="003D490E">
        <w:t>nched-interview-with-co-founder&gt;</w:t>
      </w:r>
    </w:p>
    <w:p w14:paraId="140886E3" w14:textId="04912912" w:rsidR="007B0DCD" w:rsidRPr="00813C75" w:rsidRDefault="130EF1BC">
      <w:pPr>
        <w:textAlignment w:val="baseline"/>
        <w:rPr>
          <w:rFonts w:ascii="Times New Roman" w:eastAsia="Times New Roman" w:hAnsi="Times New Roman" w:cs="Times New Roman"/>
          <w:sz w:val="24"/>
          <w:szCs w:val="24"/>
        </w:rPr>
      </w:pPr>
      <w:r w:rsidRPr="00813C75">
        <w:rPr>
          <w:rFonts w:ascii="Times New Roman" w:eastAsia="Times New Roman" w:hAnsi="Times New Roman" w:cs="Times New Roman"/>
          <w:sz w:val="24"/>
          <w:szCs w:val="24"/>
        </w:rPr>
        <w:t>[</w:t>
      </w:r>
      <w:r w:rsidR="0DE8B9E5" w:rsidRPr="00813C75">
        <w:rPr>
          <w:rFonts w:ascii="Times New Roman" w:eastAsia="Times New Roman" w:hAnsi="Times New Roman" w:cs="Times New Roman"/>
          <w:sz w:val="24"/>
          <w:szCs w:val="24"/>
        </w:rPr>
        <w:t>61</w:t>
      </w:r>
      <w:r w:rsidRPr="00813C75">
        <w:rPr>
          <w:rFonts w:ascii="Times New Roman" w:eastAsia="Times New Roman" w:hAnsi="Times New Roman" w:cs="Times New Roman"/>
          <w:sz w:val="24"/>
          <w:szCs w:val="24"/>
        </w:rPr>
        <w:t>] "IOTA Introduction." IOTA, iota.readme.io/docs/glossary. 1 Dec. 2016.</w:t>
      </w:r>
    </w:p>
    <w:p w14:paraId="2BC501E1" w14:textId="2F2A39B9" w:rsidR="007B0DCD" w:rsidRPr="00813C75" w:rsidRDefault="130EF1BC" w:rsidP="00813C75">
      <w:pPr>
        <w:textAlignment w:val="baseline"/>
        <w:rPr>
          <w:rFonts w:ascii="Times New Roman" w:eastAsia="Times New Roman" w:hAnsi="Times New Roman" w:cs="Times New Roman"/>
          <w:sz w:val="24"/>
          <w:szCs w:val="24"/>
        </w:rPr>
      </w:pPr>
      <w:r w:rsidRPr="00813C75">
        <w:rPr>
          <w:rFonts w:ascii="Times New Roman" w:eastAsia="Times New Roman" w:hAnsi="Times New Roman" w:cs="Times New Roman"/>
          <w:sz w:val="24"/>
          <w:szCs w:val="24"/>
        </w:rPr>
        <w:t>[</w:t>
      </w:r>
      <w:r w:rsidR="0DE8B9E5" w:rsidRPr="00813C75">
        <w:rPr>
          <w:rFonts w:ascii="Times New Roman" w:eastAsia="Times New Roman" w:hAnsi="Times New Roman" w:cs="Times New Roman"/>
          <w:sz w:val="24"/>
          <w:szCs w:val="24"/>
        </w:rPr>
        <w:t>62</w:t>
      </w:r>
      <w:r w:rsidRPr="00813C75">
        <w:rPr>
          <w:rFonts w:ascii="Times New Roman" w:eastAsia="Times New Roman" w:hAnsi="Times New Roman" w:cs="Times New Roman"/>
          <w:sz w:val="24"/>
          <w:szCs w:val="24"/>
        </w:rPr>
        <w:t xml:space="preserve">] Popov, </w:t>
      </w:r>
      <w:proofErr w:type="spellStart"/>
      <w:r w:rsidRPr="00813C75">
        <w:rPr>
          <w:rFonts w:ascii="Times New Roman" w:eastAsia="Times New Roman" w:hAnsi="Times New Roman" w:cs="Times New Roman"/>
          <w:sz w:val="24"/>
          <w:szCs w:val="24"/>
        </w:rPr>
        <w:t>Serguei</w:t>
      </w:r>
      <w:proofErr w:type="spellEnd"/>
      <w:r w:rsidRPr="00813C75">
        <w:rPr>
          <w:rFonts w:ascii="Times New Roman" w:eastAsia="Times New Roman" w:hAnsi="Times New Roman" w:cs="Times New Roman"/>
          <w:sz w:val="24"/>
          <w:szCs w:val="24"/>
        </w:rPr>
        <w:t>. IOTA - Next Gen</w:t>
      </w:r>
      <w:r w:rsidR="003D490E">
        <w:rPr>
          <w:rFonts w:ascii="Times New Roman" w:eastAsia="Times New Roman" w:hAnsi="Times New Roman" w:cs="Times New Roman"/>
          <w:sz w:val="24"/>
          <w:szCs w:val="24"/>
        </w:rPr>
        <w:t>eration Blockchain. 3 Apr. 2016.</w:t>
      </w:r>
      <w:r w:rsidRPr="00813C75">
        <w:rPr>
          <w:rFonts w:ascii="Times New Roman" w:eastAsia="Times New Roman" w:hAnsi="Times New Roman" w:cs="Times New Roman"/>
          <w:sz w:val="24"/>
          <w:szCs w:val="24"/>
        </w:rPr>
        <w:t xml:space="preserve"> </w:t>
      </w:r>
      <w:r w:rsidR="003D490E">
        <w:rPr>
          <w:rFonts w:ascii="Times New Roman" w:eastAsia="Times New Roman" w:hAnsi="Times New Roman" w:cs="Times New Roman"/>
          <w:sz w:val="24"/>
          <w:szCs w:val="24"/>
        </w:rPr>
        <w:t xml:space="preserve">Web. </w:t>
      </w:r>
      <w:r w:rsidR="003D490E" w:rsidRPr="00813C75">
        <w:rPr>
          <w:rFonts w:ascii="Times New Roman" w:eastAsia="Times New Roman" w:hAnsi="Times New Roman" w:cs="Times New Roman"/>
          <w:sz w:val="24"/>
          <w:szCs w:val="24"/>
        </w:rPr>
        <w:t>31 Nov. 2016.</w:t>
      </w:r>
      <w:r w:rsidR="003D490E">
        <w:rPr>
          <w:rFonts w:ascii="Times New Roman" w:eastAsia="Times New Roman" w:hAnsi="Times New Roman" w:cs="Times New Roman"/>
          <w:sz w:val="24"/>
          <w:szCs w:val="24"/>
        </w:rPr>
        <w:t xml:space="preserve"> &lt;</w:t>
      </w:r>
      <w:r w:rsidRPr="00813C75">
        <w:rPr>
          <w:rFonts w:ascii="Times New Roman" w:eastAsia="Times New Roman" w:hAnsi="Times New Roman" w:cs="Times New Roman"/>
          <w:sz w:val="24"/>
          <w:szCs w:val="24"/>
        </w:rPr>
        <w:t>io</w:t>
      </w:r>
      <w:r w:rsidR="003D490E">
        <w:rPr>
          <w:rFonts w:ascii="Times New Roman" w:eastAsia="Times New Roman" w:hAnsi="Times New Roman" w:cs="Times New Roman"/>
          <w:sz w:val="24"/>
          <w:szCs w:val="24"/>
        </w:rPr>
        <w:t>tatoken.com/IOTA_Whitepaper.pdf&gt;</w:t>
      </w:r>
      <w:r w:rsidRPr="00813C75">
        <w:rPr>
          <w:rFonts w:ascii="Times New Roman" w:eastAsia="Times New Roman" w:hAnsi="Times New Roman" w:cs="Times New Roman"/>
          <w:sz w:val="24"/>
          <w:szCs w:val="24"/>
        </w:rPr>
        <w:t xml:space="preserve"> </w:t>
      </w:r>
    </w:p>
    <w:p w14:paraId="1F6E9611" w14:textId="33F897AE" w:rsidR="00BE58D2" w:rsidRPr="00BE58D2" w:rsidRDefault="00BE58D2" w:rsidP="00BE58D2">
      <w:pPr>
        <w:spacing w:line="240" w:lineRule="auto"/>
        <w:rPr>
          <w:rFonts w:ascii="Times New Roman" w:eastAsia="Calibri" w:hAnsi="Times New Roman" w:cs="Times New Roman"/>
          <w:color w:val="000000"/>
          <w:sz w:val="24"/>
          <w:szCs w:val="24"/>
        </w:rPr>
      </w:pPr>
      <w:r>
        <w:rPr>
          <w:rFonts w:ascii="Times New Roman" w:hAnsi="Times New Roman" w:cs="Times New Roman"/>
          <w:color w:val="000000" w:themeColor="text1"/>
          <w:sz w:val="24"/>
          <w:szCs w:val="24"/>
        </w:rPr>
        <w:t>[63] “</w:t>
      </w:r>
      <w:r w:rsidRPr="00BE58D2">
        <w:rPr>
          <w:rFonts w:ascii="Times New Roman" w:eastAsia="Times New Roman" w:hAnsi="Times New Roman" w:cs="Times New Roman"/>
          <w:color w:val="000000"/>
          <w:sz w:val="24"/>
          <w:szCs w:val="24"/>
          <w:highlight w:val="white"/>
        </w:rPr>
        <w:t>Reaping the Benefits of the Internet of Things</w:t>
      </w:r>
      <w:r>
        <w:rPr>
          <w:rFonts w:ascii="Times New Roman" w:eastAsia="Times New Roman" w:hAnsi="Times New Roman" w:cs="Times New Roman"/>
          <w:color w:val="000000"/>
          <w:sz w:val="24"/>
          <w:szCs w:val="24"/>
          <w:highlight w:val="white"/>
        </w:rPr>
        <w:t xml:space="preserve">” Cognizant. May 2014. Web. </w:t>
      </w:r>
      <w:r w:rsidRPr="00BE58D2">
        <w:rPr>
          <w:rFonts w:ascii="Times New Roman" w:eastAsia="Times New Roman" w:hAnsi="Times New Roman" w:cs="Times New Roman"/>
          <w:color w:val="000000"/>
          <w:sz w:val="24"/>
          <w:szCs w:val="24"/>
          <w:highlight w:val="white"/>
        </w:rPr>
        <w:t>1 Dec. 2016.</w:t>
      </w:r>
      <w:r>
        <w:rPr>
          <w:rFonts w:ascii="Times New Roman" w:eastAsia="Times New Roman" w:hAnsi="Times New Roman" w:cs="Times New Roman"/>
          <w:color w:val="000000"/>
          <w:sz w:val="24"/>
          <w:szCs w:val="24"/>
          <w:highlight w:val="white"/>
        </w:rPr>
        <w:t xml:space="preserve"> &lt;</w:t>
      </w:r>
      <w:r w:rsidRPr="00BE58D2">
        <w:rPr>
          <w:rFonts w:ascii="Times New Roman" w:eastAsia="Times New Roman" w:hAnsi="Times New Roman" w:cs="Times New Roman"/>
          <w:color w:val="000000"/>
          <w:sz w:val="24"/>
          <w:szCs w:val="24"/>
          <w:highlight w:val="white"/>
        </w:rPr>
        <w:t>www.cognizant.com/InsightsWhitepapers/Reaping-the-Benefits</w:t>
      </w:r>
      <w:r>
        <w:rPr>
          <w:rFonts w:ascii="Times New Roman" w:eastAsia="Times New Roman" w:hAnsi="Times New Roman" w:cs="Times New Roman"/>
          <w:color w:val="000000"/>
          <w:sz w:val="24"/>
          <w:szCs w:val="24"/>
          <w:highlight w:val="white"/>
        </w:rPr>
        <w:t>-of-the-Internet-of-Things.pdf&gt;</w:t>
      </w:r>
    </w:p>
    <w:p w14:paraId="07AC3D54" w14:textId="2395494F" w:rsidR="00AE06C2" w:rsidRPr="00E446CF" w:rsidRDefault="00AE06C2" w:rsidP="00AE06C2">
      <w:pPr>
        <w:spacing w:line="240" w:lineRule="auto"/>
        <w:jc w:val="both"/>
        <w:rPr>
          <w:rFonts w:ascii="Times New Roman" w:hAnsi="Times New Roman" w:cs="Times New Roman"/>
          <w:sz w:val="24"/>
        </w:rPr>
      </w:pPr>
      <w:r>
        <w:rPr>
          <w:rFonts w:ascii="Times New Roman" w:hAnsi="Times New Roman" w:cs="Times New Roman"/>
          <w:sz w:val="24"/>
        </w:rPr>
        <w:t>[64</w:t>
      </w:r>
      <w:r w:rsidRPr="00E446CF">
        <w:rPr>
          <w:rFonts w:ascii="Times New Roman" w:hAnsi="Times New Roman" w:cs="Times New Roman"/>
          <w:sz w:val="24"/>
        </w:rPr>
        <w:t>] “EIP.” Ethereum. GitHub. Web. 29 November 2016. &lt;</w:t>
      </w:r>
      <w:hyperlink r:id="rId67" w:history="1">
        <w:r w:rsidRPr="00E446CF">
          <w:rPr>
            <w:rStyle w:val="Hyperlink"/>
            <w:rFonts w:ascii="Times New Roman" w:hAnsi="Times New Roman" w:cs="Times New Roman"/>
            <w:color w:val="auto"/>
            <w:sz w:val="24"/>
            <w:u w:val="none"/>
          </w:rPr>
          <w:t>https://github.com/ethereum/EIPs</w:t>
        </w:r>
      </w:hyperlink>
      <w:r w:rsidRPr="00E446CF">
        <w:rPr>
          <w:rFonts w:ascii="Times New Roman" w:hAnsi="Times New Roman" w:cs="Times New Roman"/>
          <w:sz w:val="24"/>
        </w:rPr>
        <w:t>&gt;</w:t>
      </w:r>
    </w:p>
    <w:p w14:paraId="75B971DD" w14:textId="77777777" w:rsidR="00AE06C2" w:rsidRPr="00E446CF" w:rsidRDefault="00AE06C2" w:rsidP="00AE06C2">
      <w:pPr>
        <w:spacing w:line="240" w:lineRule="auto"/>
        <w:jc w:val="both"/>
        <w:rPr>
          <w:rFonts w:ascii="Times New Roman" w:hAnsi="Times New Roman" w:cs="Times New Roman"/>
          <w:sz w:val="24"/>
        </w:rPr>
      </w:pPr>
      <w:r w:rsidRPr="00E446CF">
        <w:rPr>
          <w:rFonts w:ascii="Times New Roman" w:hAnsi="Times New Roman" w:cs="Times New Roman"/>
          <w:sz w:val="24"/>
        </w:rPr>
        <w:t>[</w:t>
      </w:r>
      <w:r>
        <w:rPr>
          <w:rFonts w:ascii="Times New Roman" w:hAnsi="Times New Roman" w:cs="Times New Roman"/>
          <w:sz w:val="24"/>
        </w:rPr>
        <w:t>65</w:t>
      </w:r>
      <w:r w:rsidRPr="00E446CF">
        <w:rPr>
          <w:rFonts w:ascii="Times New Roman" w:hAnsi="Times New Roman" w:cs="Times New Roman"/>
          <w:sz w:val="24"/>
        </w:rPr>
        <w:t xml:space="preserve">] </w:t>
      </w:r>
      <w:proofErr w:type="spellStart"/>
      <w:r w:rsidRPr="00E446CF">
        <w:rPr>
          <w:rFonts w:ascii="Times New Roman" w:hAnsi="Times New Roman" w:cs="Times New Roman"/>
          <w:sz w:val="24"/>
        </w:rPr>
        <w:t>Zamfir</w:t>
      </w:r>
      <w:proofErr w:type="spellEnd"/>
      <w:r w:rsidRPr="00E446CF">
        <w:rPr>
          <w:rFonts w:ascii="Times New Roman" w:hAnsi="Times New Roman" w:cs="Times New Roman"/>
          <w:sz w:val="24"/>
        </w:rPr>
        <w:t xml:space="preserve">, Vlad. “Introducing Casper: the Friendly GHOST.”  </w:t>
      </w:r>
      <w:proofErr w:type="spellStart"/>
      <w:r w:rsidRPr="00E446CF">
        <w:rPr>
          <w:rFonts w:ascii="Times New Roman" w:hAnsi="Times New Roman" w:cs="Times New Roman"/>
          <w:sz w:val="24"/>
        </w:rPr>
        <w:t>Etehreum</w:t>
      </w:r>
      <w:proofErr w:type="spellEnd"/>
      <w:r w:rsidRPr="00E446CF">
        <w:rPr>
          <w:rFonts w:ascii="Times New Roman" w:hAnsi="Times New Roman" w:cs="Times New Roman"/>
          <w:sz w:val="24"/>
        </w:rPr>
        <w:t xml:space="preserve"> blog. 1 August 2015. Web. 1 December 2016. &lt;</w:t>
      </w:r>
      <w:hyperlink r:id="rId68" w:history="1">
        <w:r w:rsidRPr="00E446CF">
          <w:rPr>
            <w:rStyle w:val="Hyperlink"/>
            <w:rFonts w:ascii="Times New Roman" w:hAnsi="Times New Roman" w:cs="Times New Roman"/>
            <w:color w:val="auto"/>
            <w:sz w:val="24"/>
            <w:u w:val="none"/>
          </w:rPr>
          <w:t>https://blog.ethereum.org/2015/08/01/introducing-casper-friendly-ghost/</w:t>
        </w:r>
      </w:hyperlink>
      <w:r w:rsidRPr="00E446CF">
        <w:rPr>
          <w:rFonts w:ascii="Times New Roman" w:hAnsi="Times New Roman" w:cs="Times New Roman"/>
          <w:sz w:val="24"/>
        </w:rPr>
        <w:t>&gt;</w:t>
      </w:r>
    </w:p>
    <w:p w14:paraId="66522DE2" w14:textId="77777777" w:rsidR="00AE06C2" w:rsidRPr="00E446CF" w:rsidRDefault="00AE06C2" w:rsidP="00AE06C2">
      <w:pPr>
        <w:spacing w:line="240" w:lineRule="auto"/>
        <w:jc w:val="both"/>
        <w:rPr>
          <w:rFonts w:ascii="Times New Roman" w:hAnsi="Times New Roman" w:cs="Times New Roman"/>
          <w:sz w:val="24"/>
        </w:rPr>
      </w:pPr>
      <w:r>
        <w:rPr>
          <w:rFonts w:ascii="Times New Roman" w:hAnsi="Times New Roman" w:cs="Times New Roman"/>
          <w:sz w:val="24"/>
        </w:rPr>
        <w:lastRenderedPageBreak/>
        <w:t>[66</w:t>
      </w:r>
      <w:r w:rsidRPr="00E446CF">
        <w:rPr>
          <w:rFonts w:ascii="Times New Roman" w:hAnsi="Times New Roman" w:cs="Times New Roman"/>
          <w:sz w:val="24"/>
        </w:rPr>
        <w:t>] “Ed25519: high-speed high-security signatures.” 27 September 2011. Web. 1 December 2016. &lt;</w:t>
      </w:r>
      <w:hyperlink r:id="rId69" w:history="1">
        <w:r w:rsidRPr="00E446CF">
          <w:rPr>
            <w:rStyle w:val="Hyperlink"/>
            <w:rFonts w:ascii="Times New Roman" w:hAnsi="Times New Roman" w:cs="Times New Roman"/>
            <w:color w:val="auto"/>
            <w:sz w:val="24"/>
            <w:u w:val="none"/>
          </w:rPr>
          <w:t>https://ed25519.cr.yp.to/</w:t>
        </w:r>
      </w:hyperlink>
      <w:r w:rsidRPr="00E446CF">
        <w:rPr>
          <w:rFonts w:ascii="Times New Roman" w:hAnsi="Times New Roman" w:cs="Times New Roman"/>
          <w:sz w:val="24"/>
        </w:rPr>
        <w:t>&gt;</w:t>
      </w:r>
    </w:p>
    <w:p w14:paraId="79B72804" w14:textId="77777777" w:rsidR="00AE06C2" w:rsidRPr="00E446CF" w:rsidRDefault="00AE06C2" w:rsidP="00AE06C2">
      <w:pPr>
        <w:spacing w:line="240" w:lineRule="auto"/>
        <w:jc w:val="both"/>
        <w:rPr>
          <w:rFonts w:ascii="Times New Roman" w:hAnsi="Times New Roman" w:cs="Times New Roman"/>
          <w:sz w:val="24"/>
        </w:rPr>
      </w:pPr>
      <w:r>
        <w:rPr>
          <w:rFonts w:ascii="Times New Roman" w:hAnsi="Times New Roman" w:cs="Times New Roman"/>
          <w:sz w:val="24"/>
        </w:rPr>
        <w:t>[67</w:t>
      </w:r>
      <w:r w:rsidRPr="00E446CF">
        <w:rPr>
          <w:rFonts w:ascii="Times New Roman" w:hAnsi="Times New Roman" w:cs="Times New Roman"/>
          <w:sz w:val="24"/>
        </w:rPr>
        <w:t xml:space="preserve">] </w:t>
      </w:r>
      <w:proofErr w:type="spellStart"/>
      <w:r w:rsidRPr="00E446CF">
        <w:rPr>
          <w:rFonts w:ascii="Times New Roman" w:hAnsi="Times New Roman" w:cs="Times New Roman"/>
          <w:sz w:val="24"/>
        </w:rPr>
        <w:t>Buterin</w:t>
      </w:r>
      <w:proofErr w:type="spellEnd"/>
      <w:r w:rsidRPr="00E446CF">
        <w:rPr>
          <w:rFonts w:ascii="Times New Roman" w:hAnsi="Times New Roman" w:cs="Times New Roman"/>
          <w:sz w:val="24"/>
        </w:rPr>
        <w:t xml:space="preserve">, </w:t>
      </w:r>
      <w:proofErr w:type="spellStart"/>
      <w:r w:rsidRPr="00E446CF">
        <w:rPr>
          <w:rFonts w:ascii="Times New Roman" w:hAnsi="Times New Roman" w:cs="Times New Roman"/>
          <w:sz w:val="24"/>
        </w:rPr>
        <w:t>Vitalik</w:t>
      </w:r>
      <w:proofErr w:type="spellEnd"/>
      <w:r w:rsidRPr="00E446CF">
        <w:rPr>
          <w:rFonts w:ascii="Times New Roman" w:hAnsi="Times New Roman" w:cs="Times New Roman"/>
          <w:sz w:val="24"/>
        </w:rPr>
        <w:t>. “Understanding Serenity, Part 2: Casper.” Ethereum Blog. 28 December 2015. 1 December 2016. &lt;</w:t>
      </w:r>
      <w:hyperlink r:id="rId70" w:history="1">
        <w:r w:rsidRPr="00E446CF">
          <w:rPr>
            <w:rStyle w:val="Hyperlink"/>
            <w:rFonts w:ascii="Times New Roman" w:hAnsi="Times New Roman" w:cs="Times New Roman"/>
            <w:color w:val="auto"/>
            <w:sz w:val="24"/>
            <w:u w:val="none"/>
          </w:rPr>
          <w:t>https://blog.ethereum.org/2015/12/28/understanding-serenity-part-2-casper/</w:t>
        </w:r>
      </w:hyperlink>
      <w:r w:rsidRPr="00E446CF">
        <w:rPr>
          <w:rFonts w:ascii="Times New Roman" w:hAnsi="Times New Roman" w:cs="Times New Roman"/>
          <w:sz w:val="24"/>
        </w:rPr>
        <w:t>&gt;</w:t>
      </w:r>
    </w:p>
    <w:p w14:paraId="5E5D5F17" w14:textId="1C731A52" w:rsidR="00B40824" w:rsidRDefault="00B40824" w:rsidP="0023465D">
      <w:pPr>
        <w:pStyle w:val="NormalWeb"/>
        <w:spacing w:before="0" w:beforeAutospacing="0" w:after="160" w:afterAutospacing="0"/>
        <w:textAlignment w:val="baseline"/>
        <w:rPr>
          <w:color w:val="000000" w:themeColor="text1"/>
        </w:rPr>
      </w:pPr>
    </w:p>
    <w:p w14:paraId="74062024" w14:textId="77777777" w:rsidR="00BE58D2" w:rsidRDefault="00BE58D2" w:rsidP="0023465D">
      <w:pPr>
        <w:pStyle w:val="NormalWeb"/>
        <w:spacing w:before="0" w:beforeAutospacing="0" w:after="160" w:afterAutospacing="0"/>
        <w:textAlignment w:val="baseline"/>
        <w:rPr>
          <w:color w:val="000000" w:themeColor="text1"/>
        </w:rPr>
      </w:pPr>
    </w:p>
    <w:p w14:paraId="23C74903" w14:textId="77777777" w:rsidR="00C34D03" w:rsidRDefault="00C34D03" w:rsidP="0023465D">
      <w:pPr>
        <w:pStyle w:val="NormalWeb"/>
        <w:spacing w:before="0" w:beforeAutospacing="0" w:after="160" w:afterAutospacing="0"/>
        <w:textAlignment w:val="baseline"/>
        <w:rPr>
          <w:color w:val="000000" w:themeColor="text1"/>
        </w:rPr>
      </w:pPr>
    </w:p>
    <w:p w14:paraId="716C2475" w14:textId="77777777" w:rsidR="00C34D03" w:rsidRDefault="00C34D03" w:rsidP="0023465D">
      <w:pPr>
        <w:pStyle w:val="NormalWeb"/>
        <w:spacing w:before="0" w:beforeAutospacing="0" w:after="160" w:afterAutospacing="0"/>
        <w:textAlignment w:val="baseline"/>
        <w:rPr>
          <w:color w:val="000000" w:themeColor="text1"/>
        </w:rPr>
      </w:pPr>
    </w:p>
    <w:p w14:paraId="5CBF9271" w14:textId="77777777" w:rsidR="00C34D03" w:rsidRDefault="00C34D03" w:rsidP="0023465D">
      <w:pPr>
        <w:pStyle w:val="NormalWeb"/>
        <w:spacing w:before="0" w:beforeAutospacing="0" w:after="160" w:afterAutospacing="0"/>
        <w:textAlignment w:val="baseline"/>
        <w:rPr>
          <w:color w:val="000000" w:themeColor="text1"/>
        </w:rPr>
      </w:pPr>
    </w:p>
    <w:p w14:paraId="3C61CF4B" w14:textId="77777777" w:rsidR="00C34D03" w:rsidRDefault="00C34D03" w:rsidP="0023465D">
      <w:pPr>
        <w:pStyle w:val="NormalWeb"/>
        <w:spacing w:before="0" w:beforeAutospacing="0" w:after="160" w:afterAutospacing="0"/>
        <w:textAlignment w:val="baseline"/>
        <w:rPr>
          <w:color w:val="000000" w:themeColor="text1"/>
        </w:rPr>
      </w:pPr>
    </w:p>
    <w:p w14:paraId="0F5A4CB6" w14:textId="77777777" w:rsidR="00C34D03" w:rsidRDefault="00C34D03" w:rsidP="0023465D">
      <w:pPr>
        <w:pStyle w:val="NormalWeb"/>
        <w:spacing w:before="0" w:beforeAutospacing="0" w:after="160" w:afterAutospacing="0"/>
        <w:textAlignment w:val="baseline"/>
        <w:rPr>
          <w:color w:val="000000" w:themeColor="text1"/>
        </w:rPr>
      </w:pPr>
    </w:p>
    <w:p w14:paraId="163D9B24" w14:textId="77777777" w:rsidR="00C34D03" w:rsidRDefault="00C34D03" w:rsidP="0023465D">
      <w:pPr>
        <w:pStyle w:val="NormalWeb"/>
        <w:spacing w:before="0" w:beforeAutospacing="0" w:after="160" w:afterAutospacing="0"/>
        <w:textAlignment w:val="baseline"/>
        <w:rPr>
          <w:color w:val="000000" w:themeColor="text1"/>
        </w:rPr>
      </w:pPr>
    </w:p>
    <w:p w14:paraId="54757052" w14:textId="77777777" w:rsidR="00C34D03" w:rsidRDefault="00C34D03" w:rsidP="0023465D">
      <w:pPr>
        <w:pStyle w:val="NormalWeb"/>
        <w:spacing w:before="0" w:beforeAutospacing="0" w:after="160" w:afterAutospacing="0"/>
        <w:textAlignment w:val="baseline"/>
        <w:rPr>
          <w:color w:val="000000" w:themeColor="text1"/>
        </w:rPr>
      </w:pPr>
    </w:p>
    <w:p w14:paraId="3862D521" w14:textId="77777777" w:rsidR="00C34D03" w:rsidRDefault="00C34D03" w:rsidP="0023465D">
      <w:pPr>
        <w:pStyle w:val="NormalWeb"/>
        <w:spacing w:before="0" w:beforeAutospacing="0" w:after="160" w:afterAutospacing="0"/>
        <w:textAlignment w:val="baseline"/>
        <w:rPr>
          <w:color w:val="000000" w:themeColor="text1"/>
        </w:rPr>
      </w:pPr>
    </w:p>
    <w:p w14:paraId="42971693" w14:textId="77777777" w:rsidR="00C34D03" w:rsidRDefault="00C34D03" w:rsidP="0023465D">
      <w:pPr>
        <w:pStyle w:val="NormalWeb"/>
        <w:spacing w:before="0" w:beforeAutospacing="0" w:after="160" w:afterAutospacing="0"/>
        <w:textAlignment w:val="baseline"/>
        <w:rPr>
          <w:color w:val="000000" w:themeColor="text1"/>
        </w:rPr>
      </w:pPr>
    </w:p>
    <w:p w14:paraId="3949D919" w14:textId="77777777" w:rsidR="00C34D03" w:rsidRDefault="00C34D03" w:rsidP="0023465D">
      <w:pPr>
        <w:pStyle w:val="NormalWeb"/>
        <w:spacing w:before="0" w:beforeAutospacing="0" w:after="160" w:afterAutospacing="0"/>
        <w:textAlignment w:val="baseline"/>
        <w:rPr>
          <w:color w:val="000000" w:themeColor="text1"/>
        </w:rPr>
      </w:pPr>
    </w:p>
    <w:p w14:paraId="611A69CC" w14:textId="77777777" w:rsidR="00C34D03" w:rsidRDefault="00C34D03" w:rsidP="0023465D">
      <w:pPr>
        <w:pStyle w:val="NormalWeb"/>
        <w:spacing w:before="0" w:beforeAutospacing="0" w:after="160" w:afterAutospacing="0"/>
        <w:textAlignment w:val="baseline"/>
        <w:rPr>
          <w:color w:val="000000" w:themeColor="text1"/>
        </w:rPr>
      </w:pPr>
    </w:p>
    <w:p w14:paraId="4D59AF85" w14:textId="77777777" w:rsidR="00C34D03" w:rsidRDefault="00C34D03" w:rsidP="0023465D">
      <w:pPr>
        <w:pStyle w:val="NormalWeb"/>
        <w:spacing w:before="0" w:beforeAutospacing="0" w:after="160" w:afterAutospacing="0"/>
        <w:textAlignment w:val="baseline"/>
        <w:rPr>
          <w:color w:val="000000" w:themeColor="text1"/>
        </w:rPr>
      </w:pPr>
    </w:p>
    <w:p w14:paraId="04AF5730" w14:textId="77777777" w:rsidR="00C34D03" w:rsidRDefault="00C34D03" w:rsidP="0023465D">
      <w:pPr>
        <w:pStyle w:val="NormalWeb"/>
        <w:spacing w:before="0" w:beforeAutospacing="0" w:after="160" w:afterAutospacing="0"/>
        <w:textAlignment w:val="baseline"/>
        <w:rPr>
          <w:color w:val="000000" w:themeColor="text1"/>
        </w:rPr>
      </w:pPr>
    </w:p>
    <w:p w14:paraId="55B0860E" w14:textId="77777777" w:rsidR="00C34D03" w:rsidRDefault="00C34D03" w:rsidP="0023465D">
      <w:pPr>
        <w:pStyle w:val="NormalWeb"/>
        <w:spacing w:before="0" w:beforeAutospacing="0" w:after="160" w:afterAutospacing="0"/>
        <w:textAlignment w:val="baseline"/>
        <w:rPr>
          <w:color w:val="000000" w:themeColor="text1"/>
        </w:rPr>
      </w:pPr>
    </w:p>
    <w:p w14:paraId="7013BB13" w14:textId="77777777" w:rsidR="00C34D03" w:rsidRDefault="00C34D03" w:rsidP="0023465D">
      <w:pPr>
        <w:pStyle w:val="NormalWeb"/>
        <w:spacing w:before="0" w:beforeAutospacing="0" w:after="160" w:afterAutospacing="0"/>
        <w:textAlignment w:val="baseline"/>
        <w:rPr>
          <w:color w:val="000000" w:themeColor="text1"/>
        </w:rPr>
      </w:pPr>
    </w:p>
    <w:p w14:paraId="3FFCA8A3" w14:textId="77777777" w:rsidR="00C34D03" w:rsidRDefault="00C34D03" w:rsidP="0023465D">
      <w:pPr>
        <w:pStyle w:val="NormalWeb"/>
        <w:spacing w:before="0" w:beforeAutospacing="0" w:after="160" w:afterAutospacing="0"/>
        <w:textAlignment w:val="baseline"/>
        <w:rPr>
          <w:color w:val="000000" w:themeColor="text1"/>
        </w:rPr>
      </w:pPr>
    </w:p>
    <w:p w14:paraId="5ADE3BDF" w14:textId="77777777" w:rsidR="00C34D03" w:rsidRDefault="00C34D03" w:rsidP="0023465D">
      <w:pPr>
        <w:pStyle w:val="NormalWeb"/>
        <w:spacing w:before="0" w:beforeAutospacing="0" w:after="160" w:afterAutospacing="0"/>
        <w:textAlignment w:val="baseline"/>
        <w:rPr>
          <w:color w:val="000000" w:themeColor="text1"/>
        </w:rPr>
      </w:pPr>
    </w:p>
    <w:p w14:paraId="1AABBEDE" w14:textId="77777777" w:rsidR="00C34D03" w:rsidRDefault="00C34D03" w:rsidP="0023465D">
      <w:pPr>
        <w:pStyle w:val="NormalWeb"/>
        <w:spacing w:before="0" w:beforeAutospacing="0" w:after="160" w:afterAutospacing="0"/>
        <w:textAlignment w:val="baseline"/>
        <w:rPr>
          <w:color w:val="000000" w:themeColor="text1"/>
        </w:rPr>
      </w:pPr>
    </w:p>
    <w:p w14:paraId="49C610DB" w14:textId="77777777" w:rsidR="00C34D03" w:rsidRDefault="00C34D03" w:rsidP="0023465D">
      <w:pPr>
        <w:pStyle w:val="NormalWeb"/>
        <w:spacing w:before="0" w:beforeAutospacing="0" w:after="160" w:afterAutospacing="0"/>
        <w:textAlignment w:val="baseline"/>
        <w:rPr>
          <w:color w:val="000000" w:themeColor="text1"/>
        </w:rPr>
      </w:pPr>
    </w:p>
    <w:p w14:paraId="4E8182F7" w14:textId="77777777" w:rsidR="00C34D03" w:rsidRDefault="00C34D03" w:rsidP="0023465D">
      <w:pPr>
        <w:pStyle w:val="NormalWeb"/>
        <w:spacing w:before="0" w:beforeAutospacing="0" w:after="160" w:afterAutospacing="0"/>
        <w:textAlignment w:val="baseline"/>
        <w:rPr>
          <w:color w:val="000000" w:themeColor="text1"/>
        </w:rPr>
      </w:pPr>
    </w:p>
    <w:p w14:paraId="598A1CAA" w14:textId="77777777" w:rsidR="00C34D03" w:rsidRDefault="00C34D03" w:rsidP="0023465D">
      <w:pPr>
        <w:pStyle w:val="NormalWeb"/>
        <w:spacing w:before="0" w:beforeAutospacing="0" w:after="160" w:afterAutospacing="0"/>
        <w:textAlignment w:val="baseline"/>
        <w:rPr>
          <w:color w:val="000000" w:themeColor="text1"/>
        </w:rPr>
      </w:pPr>
    </w:p>
    <w:p w14:paraId="227A84EB" w14:textId="77777777" w:rsidR="00C34D03" w:rsidRDefault="00C34D03" w:rsidP="0023465D">
      <w:pPr>
        <w:pStyle w:val="NormalWeb"/>
        <w:spacing w:before="0" w:beforeAutospacing="0" w:after="160" w:afterAutospacing="0"/>
        <w:textAlignment w:val="baseline"/>
        <w:rPr>
          <w:color w:val="000000" w:themeColor="text1"/>
        </w:rPr>
      </w:pPr>
    </w:p>
    <w:p w14:paraId="5149F912" w14:textId="77777777" w:rsidR="00C34D03" w:rsidRDefault="00C34D03" w:rsidP="0023465D">
      <w:pPr>
        <w:pStyle w:val="NormalWeb"/>
        <w:spacing w:before="0" w:beforeAutospacing="0" w:after="160" w:afterAutospacing="0"/>
        <w:textAlignment w:val="baseline"/>
        <w:rPr>
          <w:color w:val="000000" w:themeColor="text1"/>
        </w:rPr>
      </w:pPr>
    </w:p>
    <w:p w14:paraId="0D3E25AB" w14:textId="77777777" w:rsidR="000D67F9" w:rsidRDefault="000D67F9" w:rsidP="0023465D">
      <w:pPr>
        <w:pStyle w:val="NormalWeb"/>
        <w:spacing w:before="0" w:beforeAutospacing="0" w:after="160" w:afterAutospacing="0"/>
        <w:textAlignment w:val="baseline"/>
        <w:rPr>
          <w:ins w:id="669" w:author="Sri Harsha Mekala" w:date="2016-12-01T07:27:00Z"/>
          <w:color w:val="000000" w:themeColor="text1"/>
        </w:rPr>
      </w:pPr>
    </w:p>
    <w:p w14:paraId="116AD8AC" w14:textId="4C22530F" w:rsidR="00B40824" w:rsidRPr="00C34D03" w:rsidRDefault="00B40824" w:rsidP="00C34D03">
      <w:pPr>
        <w:pStyle w:val="Heading1"/>
        <w:jc w:val="center"/>
        <w:rPr>
          <w:rFonts w:ascii="Times New Roman" w:eastAsia="Times New Roman" w:hAnsi="Times New Roman" w:cs="Times New Roman"/>
          <w:b/>
          <w:bCs/>
          <w:color w:val="auto"/>
          <w:sz w:val="28"/>
          <w:szCs w:val="28"/>
        </w:rPr>
      </w:pPr>
      <w:bookmarkStart w:id="670" w:name="_Toc468477642"/>
      <w:r w:rsidRPr="00C34D03">
        <w:rPr>
          <w:rFonts w:ascii="Times New Roman" w:eastAsia="Times New Roman" w:hAnsi="Times New Roman" w:cs="Times New Roman"/>
          <w:b/>
          <w:bCs/>
          <w:color w:val="auto"/>
          <w:sz w:val="28"/>
          <w:szCs w:val="28"/>
        </w:rPr>
        <w:lastRenderedPageBreak/>
        <w:t xml:space="preserve">Appendix A. Deploying </w:t>
      </w:r>
      <w:proofErr w:type="spellStart"/>
      <w:r w:rsidRPr="00C34D03">
        <w:rPr>
          <w:rFonts w:ascii="Times New Roman" w:eastAsia="Times New Roman" w:hAnsi="Times New Roman" w:cs="Times New Roman"/>
          <w:b/>
          <w:bCs/>
          <w:color w:val="auto"/>
          <w:sz w:val="28"/>
          <w:szCs w:val="28"/>
        </w:rPr>
        <w:t>Geth</w:t>
      </w:r>
      <w:proofErr w:type="spellEnd"/>
      <w:r w:rsidRPr="00C34D03">
        <w:rPr>
          <w:rFonts w:ascii="Times New Roman" w:eastAsia="Times New Roman" w:hAnsi="Times New Roman" w:cs="Times New Roman"/>
          <w:b/>
          <w:bCs/>
          <w:color w:val="auto"/>
          <w:sz w:val="28"/>
          <w:szCs w:val="28"/>
        </w:rPr>
        <w:t xml:space="preserve"> on Raspberry Pi</w:t>
      </w:r>
      <w:bookmarkEnd w:id="670"/>
    </w:p>
    <w:p w14:paraId="5E0049F6" w14:textId="77777777" w:rsidR="00B40824" w:rsidRDefault="00B40824" w:rsidP="00B40824">
      <w:pPr>
        <w:spacing w:after="120" w:line="240" w:lineRule="auto"/>
        <w:jc w:val="center"/>
        <w:rPr>
          <w:ins w:id="671" w:author="Sri Harsha Mekala" w:date="2016-12-01T07:29:00Z"/>
          <w:rFonts w:ascii="Times New Roman" w:hAnsi="Times New Roman" w:cs="Times New Roman"/>
          <w:b/>
          <w:sz w:val="28"/>
          <w:szCs w:val="24"/>
        </w:rPr>
      </w:pPr>
    </w:p>
    <w:p w14:paraId="4E813DDD" w14:textId="77777777" w:rsidR="00B40824" w:rsidRPr="0023465D" w:rsidRDefault="00B40824" w:rsidP="00870F31">
      <w:pPr>
        <w:rPr>
          <w:ins w:id="672" w:author="Sri Harsha Mekala" w:date="2016-12-01T07:29:00Z"/>
          <w:rFonts w:ascii="Times New Roman" w:eastAsia="Times New Roman" w:hAnsi="Times New Roman" w:cs="Times New Roman"/>
          <w:b/>
          <w:bCs/>
          <w:sz w:val="24"/>
          <w:szCs w:val="24"/>
        </w:rPr>
      </w:pPr>
      <w:ins w:id="673" w:author="Sri Harsha Mekala" w:date="2016-12-01T07:29:00Z">
        <w:r w:rsidRPr="0023465D">
          <w:rPr>
            <w:rFonts w:ascii="Times New Roman" w:eastAsia="Times New Roman" w:hAnsi="Times New Roman" w:cs="Times New Roman"/>
            <w:b/>
            <w:bCs/>
            <w:sz w:val="24"/>
            <w:szCs w:val="24"/>
          </w:rPr>
          <w:t>Prerequisites:</w:t>
        </w:r>
      </w:ins>
    </w:p>
    <w:p w14:paraId="4F2F35A7" w14:textId="77777777" w:rsidR="00B40824" w:rsidRPr="00B90422" w:rsidRDefault="00B40824" w:rsidP="00B40824">
      <w:pPr>
        <w:pStyle w:val="ListParagraph"/>
        <w:numPr>
          <w:ilvl w:val="0"/>
          <w:numId w:val="4"/>
        </w:numPr>
        <w:spacing w:after="0" w:line="480" w:lineRule="auto"/>
        <w:ind w:left="360"/>
        <w:jc w:val="both"/>
        <w:rPr>
          <w:ins w:id="674" w:author="Sri Harsha Mekala" w:date="2016-12-01T08:03:00Z"/>
          <w:rFonts w:ascii="Times New Roman" w:eastAsia="Times New Roman" w:hAnsi="Times New Roman" w:cs="Times New Roman"/>
          <w:b/>
          <w:bCs/>
          <w:sz w:val="24"/>
          <w:szCs w:val="24"/>
          <w:rPrChange w:id="675" w:author="Sri Harsha Mekala" w:date="2016-12-01T08:03:00Z">
            <w:rPr>
              <w:ins w:id="676" w:author="Sri Harsha Mekala" w:date="2016-12-01T08:03:00Z"/>
              <w:rFonts w:ascii="Times New Roman" w:hAnsi="Times New Roman" w:cs="Times New Roman"/>
              <w:b/>
              <w:sz w:val="24"/>
              <w:szCs w:val="24"/>
            </w:rPr>
          </w:rPrChange>
        </w:rPr>
      </w:pPr>
      <w:ins w:id="677" w:author="Sri Harsha Mekala" w:date="2016-12-01T07:29:00Z">
        <w:r w:rsidRPr="0023465D">
          <w:rPr>
            <w:rFonts w:ascii="Times New Roman" w:eastAsia="Times New Roman" w:hAnsi="Times New Roman" w:cs="Times New Roman"/>
            <w:b/>
            <w:bCs/>
            <w:sz w:val="24"/>
            <w:szCs w:val="24"/>
          </w:rPr>
          <w:t xml:space="preserve">Installing </w:t>
        </w:r>
        <w:proofErr w:type="spellStart"/>
        <w:r w:rsidRPr="0023465D">
          <w:rPr>
            <w:rFonts w:ascii="Times New Roman" w:eastAsia="Times New Roman" w:hAnsi="Times New Roman" w:cs="Times New Roman"/>
            <w:b/>
            <w:bCs/>
            <w:sz w:val="24"/>
            <w:szCs w:val="24"/>
          </w:rPr>
          <w:t>Git</w:t>
        </w:r>
        <w:proofErr w:type="spellEnd"/>
        <w:r w:rsidRPr="0023465D">
          <w:rPr>
            <w:rFonts w:ascii="Times New Roman" w:eastAsia="Times New Roman" w:hAnsi="Times New Roman" w:cs="Times New Roman"/>
            <w:b/>
            <w:bCs/>
            <w:sz w:val="24"/>
            <w:szCs w:val="24"/>
          </w:rPr>
          <w:t>:</w:t>
        </w:r>
        <w:r w:rsidRPr="00C32247">
          <w:rPr>
            <w:rFonts w:ascii="Times New Roman" w:hAnsi="Times New Roman" w:cs="Times New Roman"/>
            <w:b/>
            <w:sz w:val="24"/>
            <w:szCs w:val="24"/>
          </w:rPr>
          <w:tab/>
        </w:r>
      </w:ins>
    </w:p>
    <w:p w14:paraId="2026ACFE" w14:textId="4C4E498B" w:rsidR="00B90422" w:rsidRPr="00FC264B" w:rsidRDefault="007B0DCD">
      <w:pPr>
        <w:spacing w:after="0" w:line="480" w:lineRule="auto"/>
        <w:jc w:val="both"/>
        <w:rPr>
          <w:rFonts w:ascii="Times New Roman" w:eastAsia="Times New Roman" w:hAnsi="Times New Roman" w:cs="Times New Roman"/>
          <w:sz w:val="24"/>
          <w:szCs w:val="24"/>
          <w:rPrChange w:id="678" w:author="Sri Pravallika Maddipati" w:date="2016-12-01T23:29:00Z">
            <w:rPr/>
          </w:rPrChange>
        </w:rPr>
        <w:pPrChange w:id="679" w:author="Sri Pravallika Maddipati" w:date="2016-12-01T23:29:00Z">
          <w:pPr>
            <w:pStyle w:val="ListParagraph"/>
            <w:numPr>
              <w:numId w:val="4"/>
            </w:numPr>
            <w:spacing w:after="0" w:line="480" w:lineRule="auto"/>
            <w:ind w:left="360" w:hanging="360"/>
            <w:jc w:val="both"/>
          </w:pPr>
        </w:pPrChange>
      </w:pPr>
      <w:ins w:id="680" w:author="Sri Harsha Mekala" w:date="2016-12-01T08:16:00Z">
        <w:r w:rsidRPr="24D47E9E">
          <w:rPr>
            <w:rFonts w:ascii="Times New Roman" w:eastAsia="Times New Roman" w:hAnsi="Times New Roman" w:cs="Times New Roman"/>
            <w:sz w:val="24"/>
            <w:szCs w:val="24"/>
            <w:rPrChange w:id="681" w:author="Sri Pravallika Maddipati" w:date="2016-12-01T23:29:00Z">
              <w:rPr>
                <w:rFonts w:ascii="Times New Roman" w:eastAsia="Times New Roman" w:hAnsi="Times New Roman" w:cs="Times New Roman"/>
                <w:b/>
                <w:bCs/>
                <w:sz w:val="24"/>
                <w:szCs w:val="24"/>
              </w:rPr>
            </w:rPrChange>
          </w:rPr>
          <w:t xml:space="preserve">We are installing </w:t>
        </w:r>
        <w:proofErr w:type="spellStart"/>
        <w:r w:rsidRPr="24D47E9E">
          <w:rPr>
            <w:rFonts w:ascii="Times New Roman" w:eastAsia="Times New Roman" w:hAnsi="Times New Roman" w:cs="Times New Roman"/>
            <w:sz w:val="24"/>
            <w:szCs w:val="24"/>
            <w:rPrChange w:id="682" w:author="Sri Pravallika Maddipati" w:date="2016-12-01T23:29:00Z">
              <w:rPr>
                <w:rFonts w:ascii="Times New Roman" w:eastAsia="Times New Roman" w:hAnsi="Times New Roman" w:cs="Times New Roman"/>
                <w:b/>
                <w:bCs/>
                <w:sz w:val="24"/>
                <w:szCs w:val="24"/>
              </w:rPr>
            </w:rPrChange>
          </w:rPr>
          <w:t>git</w:t>
        </w:r>
        <w:proofErr w:type="spellEnd"/>
        <w:r w:rsidRPr="24D47E9E">
          <w:rPr>
            <w:rFonts w:ascii="Times New Roman" w:eastAsia="Times New Roman" w:hAnsi="Times New Roman" w:cs="Times New Roman"/>
            <w:sz w:val="24"/>
            <w:szCs w:val="24"/>
            <w:rPrChange w:id="683" w:author="Sri Pravallika Maddipati" w:date="2016-12-01T23:29:00Z">
              <w:rPr>
                <w:rFonts w:ascii="Times New Roman" w:eastAsia="Times New Roman" w:hAnsi="Times New Roman" w:cs="Times New Roman"/>
                <w:b/>
                <w:bCs/>
                <w:sz w:val="24"/>
                <w:szCs w:val="24"/>
              </w:rPr>
            </w:rPrChange>
          </w:rPr>
          <w:t xml:space="preserve"> to access and build </w:t>
        </w:r>
        <w:proofErr w:type="spellStart"/>
        <w:r w:rsidRPr="24D47E9E">
          <w:rPr>
            <w:rFonts w:ascii="Times New Roman" w:eastAsia="Times New Roman" w:hAnsi="Times New Roman" w:cs="Times New Roman"/>
            <w:sz w:val="24"/>
            <w:szCs w:val="24"/>
            <w:rPrChange w:id="684" w:author="Sri Pravallika Maddipati" w:date="2016-12-01T23:29:00Z">
              <w:rPr>
                <w:rFonts w:ascii="Times New Roman" w:eastAsia="Times New Roman" w:hAnsi="Times New Roman" w:cs="Times New Roman"/>
                <w:b/>
                <w:bCs/>
                <w:sz w:val="24"/>
                <w:szCs w:val="24"/>
              </w:rPr>
            </w:rPrChange>
          </w:rPr>
          <w:t>geth</w:t>
        </w:r>
        <w:proofErr w:type="spellEnd"/>
        <w:r w:rsidRPr="24D47E9E">
          <w:rPr>
            <w:rFonts w:ascii="Times New Roman" w:eastAsia="Times New Roman" w:hAnsi="Times New Roman" w:cs="Times New Roman"/>
            <w:sz w:val="24"/>
            <w:szCs w:val="24"/>
            <w:rPrChange w:id="685" w:author="Sri Pravallika Maddipati" w:date="2016-12-01T23:29:00Z">
              <w:rPr>
                <w:rFonts w:ascii="Times New Roman" w:eastAsia="Times New Roman" w:hAnsi="Times New Roman" w:cs="Times New Roman"/>
                <w:b/>
                <w:bCs/>
                <w:sz w:val="24"/>
                <w:szCs w:val="24"/>
              </w:rPr>
            </w:rPrChange>
          </w:rPr>
          <w:t xml:space="preserve"> from the </w:t>
        </w:r>
      </w:ins>
      <w:ins w:id="686" w:author="Sri Harsha Mekala" w:date="2016-12-01T08:15:00Z">
        <w:r w:rsidRPr="24D47E9E">
          <w:rPr>
            <w:rFonts w:ascii="Times New Roman" w:eastAsia="Times New Roman" w:hAnsi="Times New Roman" w:cs="Times New Roman"/>
            <w:sz w:val="24"/>
            <w:szCs w:val="24"/>
            <w:rPrChange w:id="687" w:author="Sri Pravallika Maddipati" w:date="2016-12-01T23:29:00Z">
              <w:rPr>
                <w:rFonts w:ascii="Times New Roman" w:eastAsia="Times New Roman" w:hAnsi="Times New Roman" w:cs="Times New Roman"/>
                <w:b/>
                <w:bCs/>
                <w:sz w:val="24"/>
                <w:szCs w:val="24"/>
              </w:rPr>
            </w:rPrChange>
          </w:rPr>
          <w:t xml:space="preserve">source code available on </w:t>
        </w:r>
        <w:proofErr w:type="spellStart"/>
        <w:r w:rsidRPr="24D47E9E">
          <w:rPr>
            <w:rFonts w:ascii="Times New Roman" w:eastAsia="Times New Roman" w:hAnsi="Times New Roman" w:cs="Times New Roman"/>
            <w:sz w:val="24"/>
            <w:szCs w:val="24"/>
            <w:rPrChange w:id="688" w:author="Sri Pravallika Maddipati" w:date="2016-12-01T23:29:00Z">
              <w:rPr>
                <w:rFonts w:ascii="Times New Roman" w:eastAsia="Times New Roman" w:hAnsi="Times New Roman" w:cs="Times New Roman"/>
                <w:b/>
                <w:bCs/>
                <w:sz w:val="24"/>
                <w:szCs w:val="24"/>
              </w:rPr>
            </w:rPrChange>
          </w:rPr>
          <w:t>github</w:t>
        </w:r>
        <w:proofErr w:type="spellEnd"/>
        <w:r w:rsidRPr="24D47E9E">
          <w:rPr>
            <w:rFonts w:ascii="Times New Roman" w:eastAsia="Times New Roman" w:hAnsi="Times New Roman" w:cs="Times New Roman"/>
            <w:sz w:val="24"/>
            <w:szCs w:val="24"/>
            <w:rPrChange w:id="689" w:author="Sri Pravallika Maddipati" w:date="2016-12-01T23:29:00Z">
              <w:rPr>
                <w:rFonts w:ascii="Times New Roman" w:eastAsia="Times New Roman" w:hAnsi="Times New Roman" w:cs="Times New Roman"/>
                <w:b/>
                <w:bCs/>
                <w:sz w:val="24"/>
                <w:szCs w:val="24"/>
              </w:rPr>
            </w:rPrChange>
          </w:rPr>
          <w:t xml:space="preserve">, </w:t>
        </w:r>
      </w:ins>
    </w:p>
    <w:p w14:paraId="612A36DC" w14:textId="77777777" w:rsidR="00B40824" w:rsidRPr="0023465D" w:rsidRDefault="00B40824" w:rsidP="24D47E9E">
      <w:pPr>
        <w:spacing w:after="120" w:line="480" w:lineRule="auto"/>
        <w:ind w:left="-360" w:firstLine="720"/>
        <w:jc w:val="both"/>
        <w:rPr>
          <w:ins w:id="690" w:author="Sri Harsha Mekala" w:date="2016-12-01T07:29:00Z"/>
          <w:rFonts w:ascii="Times New Roman" w:eastAsia="Times New Roman" w:hAnsi="Times New Roman" w:cs="Times New Roman"/>
          <w:i/>
          <w:iCs/>
          <w:sz w:val="24"/>
          <w:szCs w:val="24"/>
        </w:rPr>
      </w:pPr>
      <w:ins w:id="691" w:author="Sri Harsha Mekala" w:date="2016-12-01T07:29:00Z">
        <w:r w:rsidRPr="0023465D">
          <w:rPr>
            <w:rFonts w:ascii="Times New Roman" w:eastAsia="Times New Roman" w:hAnsi="Times New Roman" w:cs="Times New Roman"/>
            <w:sz w:val="24"/>
            <w:szCs w:val="24"/>
          </w:rPr>
          <w:t xml:space="preserve">Command: </w:t>
        </w:r>
        <w:proofErr w:type="spellStart"/>
        <w:r w:rsidRPr="24D47E9E">
          <w:rPr>
            <w:rFonts w:ascii="Times New Roman" w:eastAsia="Times New Roman" w:hAnsi="Times New Roman" w:cs="Times New Roman"/>
            <w:i/>
            <w:iCs/>
            <w:sz w:val="24"/>
            <w:szCs w:val="24"/>
          </w:rPr>
          <w:t>sudo</w:t>
        </w:r>
        <w:proofErr w:type="spellEnd"/>
        <w:r w:rsidRPr="24D47E9E">
          <w:rPr>
            <w:rFonts w:ascii="Times New Roman" w:eastAsia="Times New Roman" w:hAnsi="Times New Roman" w:cs="Times New Roman"/>
            <w:i/>
            <w:iCs/>
            <w:sz w:val="24"/>
            <w:szCs w:val="24"/>
          </w:rPr>
          <w:t xml:space="preserve"> apt-get install </w:t>
        </w:r>
        <w:proofErr w:type="spellStart"/>
        <w:r w:rsidRPr="24D47E9E">
          <w:rPr>
            <w:rFonts w:ascii="Times New Roman" w:eastAsia="Times New Roman" w:hAnsi="Times New Roman" w:cs="Times New Roman"/>
            <w:i/>
            <w:iCs/>
            <w:sz w:val="24"/>
            <w:szCs w:val="24"/>
          </w:rPr>
          <w:t>git</w:t>
        </w:r>
        <w:proofErr w:type="spellEnd"/>
      </w:ins>
    </w:p>
    <w:p w14:paraId="2B87850B" w14:textId="77777777" w:rsidR="00B40824" w:rsidRDefault="00B40824" w:rsidP="00B40824">
      <w:pPr>
        <w:pStyle w:val="ListParagraph"/>
        <w:numPr>
          <w:ilvl w:val="0"/>
          <w:numId w:val="4"/>
        </w:numPr>
        <w:spacing w:after="0" w:line="480" w:lineRule="auto"/>
        <w:ind w:left="360"/>
        <w:jc w:val="both"/>
        <w:rPr>
          <w:ins w:id="692" w:author="Sri Harsha Mekala" w:date="2016-12-01T08:17:00Z"/>
          <w:rFonts w:ascii="Times New Roman" w:eastAsia="Times New Roman" w:hAnsi="Times New Roman" w:cs="Times New Roman"/>
          <w:b/>
          <w:bCs/>
          <w:sz w:val="24"/>
          <w:szCs w:val="24"/>
        </w:rPr>
      </w:pPr>
      <w:ins w:id="693" w:author="Sri Harsha Mekala" w:date="2016-12-01T07:29:00Z">
        <w:r w:rsidRPr="0023465D">
          <w:rPr>
            <w:rFonts w:ascii="Times New Roman" w:eastAsia="Times New Roman" w:hAnsi="Times New Roman" w:cs="Times New Roman"/>
            <w:b/>
            <w:bCs/>
            <w:sz w:val="24"/>
            <w:szCs w:val="24"/>
          </w:rPr>
          <w:t>Installing Node.js:</w:t>
        </w:r>
      </w:ins>
    </w:p>
    <w:p w14:paraId="72682C71" w14:textId="380D7CF3" w:rsidR="007B0DCD" w:rsidRPr="00FC264B" w:rsidRDefault="00FC264B">
      <w:pPr>
        <w:spacing w:after="0" w:line="480" w:lineRule="auto"/>
        <w:jc w:val="both"/>
        <w:rPr>
          <w:rFonts w:ascii="Times New Roman" w:eastAsia="Times New Roman" w:hAnsi="Times New Roman" w:cs="Times New Roman"/>
          <w:sz w:val="24"/>
          <w:szCs w:val="24"/>
          <w:rPrChange w:id="694" w:author="Sri Pravallika Maddipati" w:date="2016-12-01T23:29:00Z">
            <w:rPr/>
          </w:rPrChange>
        </w:rPr>
        <w:pPrChange w:id="695" w:author="Sri Pravallika Maddipati" w:date="2016-12-01T23:29:00Z">
          <w:pPr>
            <w:pStyle w:val="ListParagraph"/>
            <w:numPr>
              <w:numId w:val="4"/>
            </w:numPr>
            <w:spacing w:after="0" w:line="480" w:lineRule="auto"/>
            <w:ind w:left="360" w:hanging="360"/>
            <w:jc w:val="both"/>
          </w:pPr>
        </w:pPrChange>
      </w:pPr>
      <w:ins w:id="696" w:author="Sri Harsha Mekala" w:date="2016-12-01T08:27:00Z">
        <w:r w:rsidRPr="24D47E9E">
          <w:rPr>
            <w:rFonts w:ascii="Times New Roman" w:eastAsia="Times New Roman" w:hAnsi="Times New Roman" w:cs="Times New Roman"/>
            <w:sz w:val="24"/>
            <w:szCs w:val="24"/>
            <w:rPrChange w:id="697" w:author="Sri Pravallika Maddipati" w:date="2016-12-01T23:29:00Z">
              <w:rPr/>
            </w:rPrChange>
          </w:rPr>
          <w:t xml:space="preserve">We are installing </w:t>
        </w:r>
        <w:proofErr w:type="spellStart"/>
        <w:r w:rsidRPr="24D47E9E">
          <w:rPr>
            <w:rFonts w:ascii="Times New Roman" w:eastAsia="Times New Roman" w:hAnsi="Times New Roman" w:cs="Times New Roman"/>
            <w:sz w:val="24"/>
            <w:szCs w:val="24"/>
            <w:rPrChange w:id="698" w:author="Sri Pravallika Maddipati" w:date="2016-12-01T23:29:00Z">
              <w:rPr/>
            </w:rPrChange>
          </w:rPr>
          <w:t>Nodejs</w:t>
        </w:r>
        <w:proofErr w:type="spellEnd"/>
        <w:r w:rsidRPr="24D47E9E">
          <w:rPr>
            <w:rFonts w:ascii="Times New Roman" w:eastAsia="Times New Roman" w:hAnsi="Times New Roman" w:cs="Times New Roman"/>
            <w:sz w:val="24"/>
            <w:szCs w:val="24"/>
            <w:rPrChange w:id="699" w:author="Sri Pravallika Maddipati" w:date="2016-12-01T23:29:00Z">
              <w:rPr/>
            </w:rPrChange>
          </w:rPr>
          <w:t xml:space="preserve"> on our device </w:t>
        </w:r>
      </w:ins>
      <w:ins w:id="700" w:author="Sri Harsha Mekala" w:date="2016-12-01T08:23:00Z">
        <w:r w:rsidRPr="24D47E9E">
          <w:rPr>
            <w:rFonts w:ascii="Times New Roman" w:eastAsia="Times New Roman" w:hAnsi="Times New Roman" w:cs="Times New Roman"/>
            <w:sz w:val="24"/>
            <w:szCs w:val="24"/>
            <w:rPrChange w:id="701" w:author="Sri Pravallika Maddipati" w:date="2016-12-01T23:29:00Z">
              <w:rPr/>
            </w:rPrChange>
          </w:rPr>
          <w:t xml:space="preserve">to </w:t>
        </w:r>
      </w:ins>
      <w:ins w:id="702" w:author="Sri Harsha Mekala" w:date="2016-12-01T08:25:00Z">
        <w:r w:rsidRPr="24D47E9E">
          <w:rPr>
            <w:rFonts w:ascii="Times New Roman" w:eastAsia="Times New Roman" w:hAnsi="Times New Roman" w:cs="Times New Roman"/>
            <w:sz w:val="24"/>
            <w:szCs w:val="24"/>
            <w:rPrChange w:id="703" w:author="Sri Pravallika Maddipati" w:date="2016-12-01T23:29:00Z">
              <w:rPr/>
            </w:rPrChange>
          </w:rPr>
          <w:t xml:space="preserve">communicate with </w:t>
        </w:r>
      </w:ins>
      <w:ins w:id="704" w:author="Sri Harsha Mekala" w:date="2016-12-01T08:27:00Z">
        <w:r w:rsidRPr="24D47E9E">
          <w:rPr>
            <w:rFonts w:ascii="Times New Roman" w:eastAsia="Times New Roman" w:hAnsi="Times New Roman" w:cs="Times New Roman"/>
            <w:sz w:val="24"/>
            <w:szCs w:val="24"/>
            <w:rPrChange w:id="705" w:author="Sri Pravallika Maddipati" w:date="2016-12-01T23:29:00Z">
              <w:rPr/>
            </w:rPrChange>
          </w:rPr>
          <w:t>our</w:t>
        </w:r>
      </w:ins>
      <w:ins w:id="706" w:author="Sri Harsha Mekala" w:date="2016-12-01T08:26:00Z">
        <w:r w:rsidRPr="24D47E9E">
          <w:rPr>
            <w:rFonts w:ascii="Times New Roman" w:eastAsia="Times New Roman" w:hAnsi="Times New Roman" w:cs="Times New Roman"/>
            <w:sz w:val="24"/>
            <w:szCs w:val="24"/>
            <w:rPrChange w:id="707" w:author="Sri Pravallika Maddipati" w:date="2016-12-01T23:29:00Z">
              <w:rPr/>
            </w:rPrChange>
          </w:rPr>
          <w:t xml:space="preserve"> local </w:t>
        </w:r>
        <w:proofErr w:type="spellStart"/>
        <w:r w:rsidRPr="24D47E9E">
          <w:rPr>
            <w:rFonts w:ascii="Times New Roman" w:eastAsia="Times New Roman" w:hAnsi="Times New Roman" w:cs="Times New Roman"/>
            <w:sz w:val="24"/>
            <w:szCs w:val="24"/>
            <w:rPrChange w:id="708" w:author="Sri Pravallika Maddipati" w:date="2016-12-01T23:29:00Z">
              <w:rPr/>
            </w:rPrChange>
          </w:rPr>
          <w:t>ethereum</w:t>
        </w:r>
        <w:proofErr w:type="spellEnd"/>
        <w:r w:rsidRPr="24D47E9E">
          <w:rPr>
            <w:rFonts w:ascii="Times New Roman" w:eastAsia="Times New Roman" w:hAnsi="Times New Roman" w:cs="Times New Roman"/>
            <w:sz w:val="24"/>
            <w:szCs w:val="24"/>
            <w:rPrChange w:id="709" w:author="Sri Pravallika Maddipati" w:date="2016-12-01T23:29:00Z">
              <w:rPr/>
            </w:rPrChange>
          </w:rPr>
          <w:t xml:space="preserve"> node through the RPC calls exposed via web3.js</w:t>
        </w:r>
      </w:ins>
      <w:ins w:id="710" w:author="Sri Harsha Mekala" w:date="2016-12-01T08:27:00Z">
        <w:r w:rsidRPr="24D47E9E">
          <w:rPr>
            <w:rFonts w:ascii="Times New Roman" w:eastAsia="Times New Roman" w:hAnsi="Times New Roman" w:cs="Times New Roman"/>
            <w:sz w:val="24"/>
            <w:szCs w:val="24"/>
            <w:rPrChange w:id="711" w:author="Sri Pravallika Maddipati" w:date="2016-12-01T23:29:00Z">
              <w:rPr/>
            </w:rPrChange>
          </w:rPr>
          <w:t>.</w:t>
        </w:r>
      </w:ins>
      <w:ins w:id="712" w:author="Sri Harsha Mekala" w:date="2016-12-01T08:26:00Z">
        <w:r w:rsidRPr="24D47E9E">
          <w:rPr>
            <w:rFonts w:ascii="Times New Roman" w:eastAsia="Times New Roman" w:hAnsi="Times New Roman" w:cs="Times New Roman"/>
            <w:sz w:val="24"/>
            <w:szCs w:val="24"/>
            <w:rPrChange w:id="713" w:author="Sri Pravallika Maddipati" w:date="2016-12-01T23:29:00Z">
              <w:rPr/>
            </w:rPrChange>
          </w:rPr>
          <w:t xml:space="preserve"> </w:t>
        </w:r>
      </w:ins>
    </w:p>
    <w:p w14:paraId="0907B8C9" w14:textId="664357CF" w:rsidR="00B40824" w:rsidRPr="0023465D" w:rsidRDefault="00FC264B" w:rsidP="24D47E9E">
      <w:pPr>
        <w:spacing w:line="276" w:lineRule="auto"/>
        <w:ind w:left="-360" w:firstLine="720"/>
        <w:jc w:val="both"/>
        <w:rPr>
          <w:ins w:id="714" w:author="Sri Harsha Mekala" w:date="2016-12-01T07:29:00Z"/>
          <w:rFonts w:ascii="Times New Roman" w:eastAsia="Times New Roman" w:hAnsi="Times New Roman" w:cs="Times New Roman"/>
          <w:i/>
          <w:iCs/>
          <w:sz w:val="24"/>
          <w:szCs w:val="24"/>
        </w:rPr>
      </w:pPr>
      <w:ins w:id="715" w:author="Sri Harsha Mekala" w:date="2016-12-01T08:29:00Z">
        <w:r w:rsidRPr="0023465D">
          <w:rPr>
            <w:rFonts w:ascii="Times New Roman" w:eastAsia="Times New Roman" w:hAnsi="Times New Roman" w:cs="Times New Roman"/>
            <w:sz w:val="24"/>
            <w:szCs w:val="24"/>
          </w:rPr>
          <w:t>Command:</w:t>
        </w:r>
        <w:r>
          <w:rPr>
            <w:rFonts w:ascii="Times New Roman" w:eastAsia="Times New Roman" w:hAnsi="Times New Roman" w:cs="Times New Roman"/>
            <w:sz w:val="24"/>
            <w:szCs w:val="24"/>
          </w:rPr>
          <w:t xml:space="preserve"> </w:t>
        </w:r>
      </w:ins>
      <w:ins w:id="716" w:author="Sri Harsha Mekala" w:date="2016-12-01T07:29:00Z">
        <w:r w:rsidR="00B40824" w:rsidRPr="24D47E9E">
          <w:rPr>
            <w:rFonts w:ascii="Times New Roman" w:eastAsia="Times New Roman" w:hAnsi="Times New Roman" w:cs="Times New Roman"/>
            <w:i/>
            <w:iCs/>
            <w:sz w:val="24"/>
            <w:szCs w:val="24"/>
          </w:rPr>
          <w:t>curl -</w:t>
        </w:r>
        <w:proofErr w:type="spellStart"/>
        <w:proofErr w:type="gramStart"/>
        <w:r w:rsidR="00B40824" w:rsidRPr="24D47E9E">
          <w:rPr>
            <w:rFonts w:ascii="Times New Roman" w:eastAsia="Times New Roman" w:hAnsi="Times New Roman" w:cs="Times New Roman"/>
            <w:i/>
            <w:iCs/>
            <w:sz w:val="24"/>
            <w:szCs w:val="24"/>
          </w:rPr>
          <w:t>sL</w:t>
        </w:r>
        <w:proofErr w:type="spellEnd"/>
        <w:proofErr w:type="gramEnd"/>
        <w:r w:rsidR="00B40824" w:rsidRPr="24D47E9E">
          <w:rPr>
            <w:rFonts w:ascii="Times New Roman" w:eastAsia="Times New Roman" w:hAnsi="Times New Roman" w:cs="Times New Roman"/>
            <w:i/>
            <w:iCs/>
            <w:sz w:val="24"/>
            <w:szCs w:val="24"/>
          </w:rPr>
          <w:t xml:space="preserve"> https://deb.nodesource.com/setup_6.x | </w:t>
        </w:r>
        <w:proofErr w:type="spellStart"/>
        <w:r w:rsidR="00B40824" w:rsidRPr="24D47E9E">
          <w:rPr>
            <w:rFonts w:ascii="Times New Roman" w:eastAsia="Times New Roman" w:hAnsi="Times New Roman" w:cs="Times New Roman"/>
            <w:i/>
            <w:iCs/>
            <w:sz w:val="24"/>
            <w:szCs w:val="24"/>
          </w:rPr>
          <w:t>sudo</w:t>
        </w:r>
        <w:proofErr w:type="spellEnd"/>
        <w:r w:rsidR="00B40824" w:rsidRPr="24D47E9E">
          <w:rPr>
            <w:rFonts w:ascii="Times New Roman" w:eastAsia="Times New Roman" w:hAnsi="Times New Roman" w:cs="Times New Roman"/>
            <w:i/>
            <w:iCs/>
            <w:sz w:val="24"/>
            <w:szCs w:val="24"/>
          </w:rPr>
          <w:t xml:space="preserve"> -E bash </w:t>
        </w:r>
      </w:ins>
    </w:p>
    <w:p w14:paraId="0848BCEE" w14:textId="6AFB833B" w:rsidR="00B40824" w:rsidRPr="0023465D" w:rsidRDefault="00FC264B" w:rsidP="24D47E9E">
      <w:pPr>
        <w:spacing w:line="480" w:lineRule="auto"/>
        <w:ind w:firstLine="360"/>
        <w:jc w:val="both"/>
        <w:rPr>
          <w:ins w:id="717" w:author="Sri Harsha Mekala" w:date="2016-12-01T07:29:00Z"/>
          <w:rFonts w:ascii="Times New Roman" w:eastAsia="Times New Roman" w:hAnsi="Times New Roman" w:cs="Times New Roman"/>
          <w:i/>
          <w:iCs/>
          <w:sz w:val="24"/>
          <w:szCs w:val="24"/>
        </w:rPr>
      </w:pPr>
      <w:ins w:id="718" w:author="Sri Harsha Mekala" w:date="2016-12-01T08:29:00Z">
        <w:r w:rsidRPr="0023465D">
          <w:rPr>
            <w:rFonts w:ascii="Times New Roman" w:eastAsia="Times New Roman" w:hAnsi="Times New Roman" w:cs="Times New Roman"/>
            <w:sz w:val="24"/>
            <w:szCs w:val="24"/>
          </w:rPr>
          <w:t>Command:</w:t>
        </w:r>
        <w:r>
          <w:rPr>
            <w:rFonts w:ascii="Times New Roman" w:eastAsia="Times New Roman" w:hAnsi="Times New Roman" w:cs="Times New Roman"/>
            <w:sz w:val="24"/>
            <w:szCs w:val="24"/>
          </w:rPr>
          <w:t xml:space="preserve"> </w:t>
        </w:r>
      </w:ins>
      <w:proofErr w:type="spellStart"/>
      <w:ins w:id="719" w:author="Sri Harsha Mekala" w:date="2016-12-01T07:29:00Z">
        <w:r w:rsidR="00B40824" w:rsidRPr="24D47E9E">
          <w:rPr>
            <w:rFonts w:ascii="Times New Roman" w:eastAsia="Times New Roman" w:hAnsi="Times New Roman" w:cs="Times New Roman"/>
            <w:i/>
            <w:iCs/>
            <w:sz w:val="24"/>
            <w:szCs w:val="24"/>
          </w:rPr>
          <w:t>sudo</w:t>
        </w:r>
        <w:proofErr w:type="spellEnd"/>
        <w:r w:rsidR="00B40824" w:rsidRPr="24D47E9E">
          <w:rPr>
            <w:rFonts w:ascii="Times New Roman" w:eastAsia="Times New Roman" w:hAnsi="Times New Roman" w:cs="Times New Roman"/>
            <w:i/>
            <w:iCs/>
            <w:sz w:val="24"/>
            <w:szCs w:val="24"/>
          </w:rPr>
          <w:t xml:space="preserve"> apt-get install -y </w:t>
        </w:r>
        <w:proofErr w:type="spellStart"/>
        <w:r w:rsidR="00B40824" w:rsidRPr="24D47E9E">
          <w:rPr>
            <w:rFonts w:ascii="Times New Roman" w:eastAsia="Times New Roman" w:hAnsi="Times New Roman" w:cs="Times New Roman"/>
            <w:i/>
            <w:iCs/>
            <w:sz w:val="24"/>
            <w:szCs w:val="24"/>
          </w:rPr>
          <w:t>nodejs</w:t>
        </w:r>
        <w:proofErr w:type="spellEnd"/>
      </w:ins>
    </w:p>
    <w:p w14:paraId="6984BBFE" w14:textId="77777777" w:rsidR="00B40824" w:rsidRPr="0023465D" w:rsidRDefault="00B40824" w:rsidP="00B40824">
      <w:pPr>
        <w:pStyle w:val="ListParagraph"/>
        <w:numPr>
          <w:ilvl w:val="0"/>
          <w:numId w:val="4"/>
        </w:numPr>
        <w:spacing w:after="0" w:line="480" w:lineRule="auto"/>
        <w:ind w:left="360"/>
        <w:jc w:val="both"/>
        <w:rPr>
          <w:ins w:id="720" w:author="Sri Harsha Mekala" w:date="2016-12-01T07:29:00Z"/>
          <w:rFonts w:ascii="Times New Roman" w:eastAsia="Times New Roman" w:hAnsi="Times New Roman" w:cs="Times New Roman"/>
          <w:b/>
          <w:bCs/>
          <w:sz w:val="24"/>
          <w:szCs w:val="24"/>
        </w:rPr>
      </w:pPr>
      <w:ins w:id="721" w:author="Sri Harsha Mekala" w:date="2016-12-01T07:29:00Z">
        <w:r w:rsidRPr="0023465D">
          <w:rPr>
            <w:rFonts w:ascii="Times New Roman" w:eastAsia="Times New Roman" w:hAnsi="Times New Roman" w:cs="Times New Roman"/>
            <w:b/>
            <w:bCs/>
            <w:sz w:val="24"/>
            <w:szCs w:val="24"/>
          </w:rPr>
          <w:t xml:space="preserve">Installing </w:t>
        </w:r>
        <w:proofErr w:type="spellStart"/>
        <w:r w:rsidRPr="0023465D">
          <w:rPr>
            <w:rFonts w:ascii="Times New Roman" w:eastAsia="Times New Roman" w:hAnsi="Times New Roman" w:cs="Times New Roman"/>
            <w:b/>
            <w:bCs/>
            <w:sz w:val="24"/>
            <w:szCs w:val="24"/>
          </w:rPr>
          <w:t>Geth</w:t>
        </w:r>
        <w:proofErr w:type="spellEnd"/>
        <w:r w:rsidRPr="0023465D">
          <w:rPr>
            <w:rFonts w:ascii="Times New Roman" w:eastAsia="Times New Roman" w:hAnsi="Times New Roman" w:cs="Times New Roman"/>
            <w:b/>
            <w:bCs/>
            <w:sz w:val="24"/>
            <w:szCs w:val="24"/>
          </w:rPr>
          <w:t xml:space="preserve">: </w:t>
        </w:r>
      </w:ins>
    </w:p>
    <w:p w14:paraId="242CEEB2" w14:textId="77777777" w:rsidR="00B40824" w:rsidRPr="0023465D" w:rsidRDefault="00B40824" w:rsidP="00B40824">
      <w:pPr>
        <w:spacing w:line="480" w:lineRule="auto"/>
        <w:jc w:val="both"/>
        <w:rPr>
          <w:ins w:id="722" w:author="Sri Harsha Mekala" w:date="2016-12-01T07:29:00Z"/>
          <w:rFonts w:ascii="Times New Roman" w:eastAsia="Times New Roman" w:hAnsi="Times New Roman" w:cs="Times New Roman"/>
          <w:sz w:val="24"/>
          <w:szCs w:val="24"/>
        </w:rPr>
      </w:pPr>
      <w:ins w:id="723" w:author="Sri Harsha Mekala" w:date="2016-12-01T07:29:00Z">
        <w:r w:rsidRPr="0023465D">
          <w:rPr>
            <w:rFonts w:ascii="Times New Roman" w:eastAsia="Times New Roman" w:hAnsi="Times New Roman" w:cs="Times New Roman"/>
            <w:sz w:val="24"/>
            <w:szCs w:val="24"/>
          </w:rPr>
          <w:t xml:space="preserve">For running the Go implementation of Ethereum node, we use a command line interface called </w:t>
        </w:r>
        <w:proofErr w:type="spellStart"/>
        <w:r w:rsidRPr="0023465D">
          <w:rPr>
            <w:rFonts w:ascii="Times New Roman" w:eastAsia="Times New Roman" w:hAnsi="Times New Roman" w:cs="Times New Roman"/>
            <w:sz w:val="24"/>
            <w:szCs w:val="24"/>
          </w:rPr>
          <w:t>geth</w:t>
        </w:r>
        <w:proofErr w:type="spellEnd"/>
        <w:r w:rsidRPr="0023465D">
          <w:rPr>
            <w:rFonts w:ascii="Times New Roman" w:eastAsia="Times New Roman" w:hAnsi="Times New Roman" w:cs="Times New Roman"/>
            <w:sz w:val="24"/>
            <w:szCs w:val="24"/>
          </w:rPr>
          <w:t xml:space="preserve">. Using </w:t>
        </w:r>
        <w:proofErr w:type="spellStart"/>
        <w:r w:rsidRPr="0023465D">
          <w:rPr>
            <w:rFonts w:ascii="Times New Roman" w:eastAsia="Times New Roman" w:hAnsi="Times New Roman" w:cs="Times New Roman"/>
            <w:sz w:val="24"/>
            <w:szCs w:val="24"/>
          </w:rPr>
          <w:t>geth</w:t>
        </w:r>
        <w:proofErr w:type="spellEnd"/>
        <w:r w:rsidRPr="0023465D">
          <w:rPr>
            <w:rFonts w:ascii="Times New Roman" w:eastAsia="Times New Roman" w:hAnsi="Times New Roman" w:cs="Times New Roman"/>
            <w:sz w:val="24"/>
            <w:szCs w:val="24"/>
          </w:rPr>
          <w:t xml:space="preserve"> one can perform mining, fund transfers between addresses, creation of contracts, block history exploration, sending transactions and much more. [41] </w:t>
        </w:r>
      </w:ins>
    </w:p>
    <w:p w14:paraId="6ACDD9F5" w14:textId="77777777" w:rsidR="00B40824" w:rsidRPr="0023465D" w:rsidRDefault="00B40824" w:rsidP="00B40824">
      <w:pPr>
        <w:spacing w:after="120" w:line="480" w:lineRule="auto"/>
        <w:ind w:left="-360" w:firstLine="360"/>
        <w:jc w:val="both"/>
        <w:rPr>
          <w:ins w:id="724" w:author="Sri Harsha Mekala" w:date="2016-12-01T07:29:00Z"/>
          <w:rFonts w:ascii="Times New Roman" w:eastAsia="Times New Roman" w:hAnsi="Times New Roman" w:cs="Times New Roman"/>
          <w:sz w:val="24"/>
          <w:szCs w:val="24"/>
        </w:rPr>
      </w:pPr>
      <w:ins w:id="725" w:author="Sri Harsha Mekala" w:date="2016-12-01T07:29:00Z">
        <w:r w:rsidRPr="0023465D">
          <w:rPr>
            <w:rFonts w:ascii="Times New Roman" w:eastAsia="Times New Roman" w:hAnsi="Times New Roman" w:cs="Times New Roman"/>
            <w:sz w:val="24"/>
            <w:szCs w:val="24"/>
          </w:rPr>
          <w:t>The easiest way is to install Ethereum is to download the pre-compiled binary and run it.</w:t>
        </w:r>
      </w:ins>
    </w:p>
    <w:p w14:paraId="762F8E27" w14:textId="77777777" w:rsidR="00B40824" w:rsidRPr="0023465D" w:rsidRDefault="00B40824" w:rsidP="00B40824">
      <w:pPr>
        <w:pStyle w:val="ListParagraph"/>
        <w:numPr>
          <w:ilvl w:val="0"/>
          <w:numId w:val="5"/>
        </w:numPr>
        <w:spacing w:after="120" w:line="480" w:lineRule="auto"/>
        <w:ind w:left="720"/>
        <w:jc w:val="both"/>
        <w:rPr>
          <w:ins w:id="726" w:author="Sri Harsha Mekala" w:date="2016-12-01T07:29:00Z"/>
          <w:rFonts w:ascii="Times New Roman" w:eastAsia="Times New Roman" w:hAnsi="Times New Roman" w:cs="Times New Roman"/>
          <w:sz w:val="24"/>
          <w:szCs w:val="24"/>
        </w:rPr>
      </w:pPr>
      <w:ins w:id="727" w:author="Sri Harsha Mekala" w:date="2016-12-01T07:29:00Z">
        <w:r w:rsidRPr="0023465D">
          <w:rPr>
            <w:rFonts w:ascii="Times New Roman" w:eastAsia="Times New Roman" w:hAnsi="Times New Roman" w:cs="Times New Roman"/>
            <w:b/>
            <w:bCs/>
            <w:sz w:val="24"/>
            <w:szCs w:val="24"/>
          </w:rPr>
          <w:t xml:space="preserve">Using pre-compiled binary: </w:t>
        </w:r>
        <w:r w:rsidRPr="0023465D">
          <w:rPr>
            <w:rFonts w:ascii="Times New Roman" w:eastAsia="Times New Roman" w:hAnsi="Times New Roman" w:cs="Times New Roman"/>
            <w:sz w:val="24"/>
            <w:szCs w:val="24"/>
          </w:rPr>
          <w:t>[42]</w:t>
        </w:r>
      </w:ins>
    </w:p>
    <w:p w14:paraId="196D5BA4" w14:textId="2B75582F" w:rsidR="00B40824" w:rsidRPr="0023465D" w:rsidRDefault="00B40824" w:rsidP="24D47E9E">
      <w:pPr>
        <w:spacing w:line="480" w:lineRule="auto"/>
        <w:ind w:left="360"/>
        <w:rPr>
          <w:ins w:id="728" w:author="Sri Harsha Mekala" w:date="2016-12-01T07:29:00Z"/>
          <w:rFonts w:ascii="Times New Roman" w:eastAsia="Times New Roman" w:hAnsi="Times New Roman" w:cs="Times New Roman"/>
          <w:i/>
          <w:iCs/>
          <w:color w:val="0563C1"/>
          <w:sz w:val="24"/>
          <w:szCs w:val="24"/>
          <w:u w:val="single"/>
        </w:rPr>
      </w:pPr>
      <w:proofErr w:type="spellStart"/>
      <w:ins w:id="729" w:author="Sri Harsha Mekala" w:date="2016-12-01T07:29:00Z">
        <w:r w:rsidRPr="24D47E9E">
          <w:rPr>
            <w:rFonts w:ascii="Times New Roman" w:eastAsia="Times New Roman" w:hAnsi="Times New Roman" w:cs="Times New Roman"/>
            <w:i/>
            <w:iCs/>
            <w:sz w:val="24"/>
            <w:szCs w:val="24"/>
          </w:rPr>
          <w:t>Wget</w:t>
        </w:r>
        <w:proofErr w:type="spellEnd"/>
        <w:r w:rsidRPr="24D47E9E">
          <w:rPr>
            <w:rFonts w:ascii="Times New Roman" w:eastAsia="Times New Roman" w:hAnsi="Times New Roman" w:cs="Times New Roman"/>
            <w:i/>
            <w:iCs/>
            <w:sz w:val="24"/>
            <w:szCs w:val="24"/>
          </w:rPr>
          <w:t xml:space="preserve"> </w:t>
        </w:r>
        <w:r w:rsidRPr="24D47E9E">
          <w:fldChar w:fldCharType="begin"/>
        </w:r>
        <w:r>
          <w:instrText xml:space="preserve"> HYPERLINK "https://build.ethdev.com/builds/ARM%20Go%20master%20branch/geth-ARM-latest.tar.bz2" </w:instrText>
        </w:r>
        <w:r w:rsidRPr="24D47E9E">
          <w:fldChar w:fldCharType="separate"/>
        </w:r>
        <w:r w:rsidRPr="24D47E9E">
          <w:rPr>
            <w:rStyle w:val="Hyperlink"/>
            <w:rFonts w:ascii="Times New Roman" w:eastAsia="Times New Roman" w:hAnsi="Times New Roman" w:cs="Times New Roman"/>
            <w:i/>
            <w:iCs/>
            <w:sz w:val="24"/>
            <w:szCs w:val="24"/>
          </w:rPr>
          <w:t>https://build.ethdev.com/builds/ARM%20Go%20master%20branch/geth-ARM-latest.tar.bz2</w:t>
        </w:r>
        <w:r w:rsidRPr="24D47E9E">
          <w:rPr>
            <w:rPrChange w:id="730" w:author="Sri Pravallika Maddipati" w:date="2016-12-01T23:29:00Z">
              <w:rPr>
                <w:rStyle w:val="Hyperlink"/>
                <w:rFonts w:ascii="Times New Roman" w:eastAsia="Times New Roman" w:hAnsi="Times New Roman" w:cs="Times New Roman"/>
                <w:i/>
                <w:iCs/>
                <w:sz w:val="24"/>
                <w:szCs w:val="24"/>
              </w:rPr>
            </w:rPrChange>
          </w:rPr>
          <w:fldChar w:fldCharType="end"/>
        </w:r>
      </w:ins>
      <w:ins w:id="731" w:author="Sri Harsha Mekala" w:date="2016-12-01T23:17:00Z">
        <w:r w:rsidR="00F5569D" w:rsidRPr="24D47E9E">
          <w:rPr>
            <w:rFonts w:ascii="Times New Roman" w:eastAsia="Times New Roman" w:hAnsi="Times New Roman" w:cs="Times New Roman"/>
            <w:i/>
            <w:iCs/>
            <w:color w:val="0563C1"/>
            <w:sz w:val="24"/>
            <w:szCs w:val="24"/>
            <w:u w:val="single"/>
          </w:rPr>
          <w:t xml:space="preserve"> </w:t>
        </w:r>
      </w:ins>
    </w:p>
    <w:p w14:paraId="13616498" w14:textId="77777777" w:rsidR="00B40824" w:rsidRPr="0023465D" w:rsidRDefault="00B40824" w:rsidP="24D47E9E">
      <w:pPr>
        <w:spacing w:line="480" w:lineRule="auto"/>
        <w:ind w:firstLine="360"/>
        <w:jc w:val="both"/>
        <w:rPr>
          <w:ins w:id="732" w:author="Sri Harsha Mekala" w:date="2016-12-01T07:29:00Z"/>
          <w:rFonts w:ascii="Times New Roman" w:eastAsia="Times New Roman" w:hAnsi="Times New Roman" w:cs="Times New Roman"/>
          <w:i/>
          <w:iCs/>
          <w:sz w:val="24"/>
          <w:szCs w:val="24"/>
        </w:rPr>
      </w:pPr>
      <w:proofErr w:type="gramStart"/>
      <w:ins w:id="733" w:author="Sri Harsha Mekala" w:date="2016-12-01T07:29:00Z">
        <w:r w:rsidRPr="24D47E9E">
          <w:rPr>
            <w:rFonts w:ascii="Times New Roman" w:eastAsia="Times New Roman" w:hAnsi="Times New Roman" w:cs="Times New Roman"/>
            <w:i/>
            <w:iCs/>
            <w:sz w:val="24"/>
            <w:szCs w:val="24"/>
          </w:rPr>
          <w:t>tar</w:t>
        </w:r>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xzvf</w:t>
        </w:r>
        <w:proofErr w:type="spellEnd"/>
        <w:r w:rsidRPr="24D47E9E">
          <w:rPr>
            <w:rFonts w:ascii="Times New Roman" w:eastAsia="Times New Roman" w:hAnsi="Times New Roman" w:cs="Times New Roman"/>
            <w:i/>
            <w:iCs/>
            <w:sz w:val="24"/>
            <w:szCs w:val="24"/>
          </w:rPr>
          <w:t xml:space="preserve"> geth-ARM-latest.tar.bz2</w:t>
        </w:r>
      </w:ins>
    </w:p>
    <w:p w14:paraId="1A5CCFAC" w14:textId="77777777" w:rsidR="00B40824" w:rsidRPr="0023465D" w:rsidRDefault="00B40824" w:rsidP="24D47E9E">
      <w:pPr>
        <w:spacing w:line="480" w:lineRule="auto"/>
        <w:ind w:firstLine="360"/>
        <w:jc w:val="both"/>
        <w:rPr>
          <w:ins w:id="734" w:author="Sri Harsha Mekala" w:date="2016-12-01T07:29:00Z"/>
          <w:rFonts w:ascii="Times New Roman" w:eastAsia="Times New Roman" w:hAnsi="Times New Roman" w:cs="Times New Roman"/>
          <w:i/>
          <w:iCs/>
          <w:sz w:val="24"/>
          <w:szCs w:val="24"/>
        </w:rPr>
      </w:pPr>
      <w:proofErr w:type="spellStart"/>
      <w:proofErr w:type="gramStart"/>
      <w:ins w:id="735" w:author="Sri Harsha Mekala" w:date="2016-12-01T07:29:00Z">
        <w:r w:rsidRPr="24D47E9E">
          <w:rPr>
            <w:rFonts w:ascii="Times New Roman" w:eastAsia="Times New Roman" w:hAnsi="Times New Roman" w:cs="Times New Roman"/>
            <w:i/>
            <w:iCs/>
            <w:sz w:val="24"/>
            <w:szCs w:val="24"/>
          </w:rPr>
          <w:t>sudo</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cp</w:t>
        </w:r>
        <w:proofErr w:type="spellEnd"/>
        <w:r w:rsidRPr="24D47E9E">
          <w:rPr>
            <w:rFonts w:ascii="Times New Roman" w:eastAsia="Times New Roman" w:hAnsi="Times New Roman" w:cs="Times New Roman"/>
            <w:i/>
            <w:iCs/>
            <w:sz w:val="24"/>
            <w:szCs w:val="24"/>
          </w:rPr>
          <w:t xml:space="preserve"> build/bin/</w:t>
        </w:r>
        <w:proofErr w:type="spellStart"/>
        <w:r w:rsidRPr="24D47E9E">
          <w:rPr>
            <w:rFonts w:ascii="Times New Roman" w:eastAsia="Times New Roman" w:hAnsi="Times New Roman" w:cs="Times New Roman"/>
            <w:i/>
            <w:iCs/>
            <w:sz w:val="24"/>
            <w:szCs w:val="24"/>
          </w:rPr>
          <w:t>geth</w:t>
        </w:r>
        <w:proofErr w:type="spell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usr</w:t>
        </w:r>
        <w:proofErr w:type="spellEnd"/>
        <w:r w:rsidRPr="24D47E9E">
          <w:rPr>
            <w:rFonts w:ascii="Times New Roman" w:eastAsia="Times New Roman" w:hAnsi="Times New Roman" w:cs="Times New Roman"/>
            <w:i/>
            <w:iCs/>
            <w:sz w:val="24"/>
            <w:szCs w:val="24"/>
          </w:rPr>
          <w:t xml:space="preserve">/local/bin/ </w:t>
        </w:r>
      </w:ins>
    </w:p>
    <w:p w14:paraId="7597B2A7" w14:textId="77777777" w:rsidR="00B40824" w:rsidRPr="0023465D" w:rsidRDefault="00B40824" w:rsidP="00B40824">
      <w:pPr>
        <w:pStyle w:val="ListParagraph"/>
        <w:numPr>
          <w:ilvl w:val="0"/>
          <w:numId w:val="5"/>
        </w:numPr>
        <w:spacing w:after="120" w:line="480" w:lineRule="auto"/>
        <w:ind w:left="720"/>
        <w:jc w:val="both"/>
        <w:rPr>
          <w:ins w:id="736" w:author="Sri Harsha Mekala" w:date="2016-12-01T07:29:00Z"/>
          <w:rFonts w:ascii="Times New Roman" w:eastAsia="Times New Roman" w:hAnsi="Times New Roman" w:cs="Times New Roman"/>
          <w:sz w:val="24"/>
          <w:szCs w:val="24"/>
        </w:rPr>
      </w:pPr>
      <w:ins w:id="737" w:author="Sri Harsha Mekala" w:date="2016-12-01T07:29:00Z">
        <w:r w:rsidRPr="0023465D">
          <w:rPr>
            <w:rFonts w:ascii="Times New Roman" w:eastAsia="Times New Roman" w:hAnsi="Times New Roman" w:cs="Times New Roman"/>
            <w:b/>
            <w:bCs/>
            <w:sz w:val="24"/>
            <w:szCs w:val="24"/>
          </w:rPr>
          <w:t xml:space="preserve">Building from Source: </w:t>
        </w:r>
      </w:ins>
    </w:p>
    <w:p w14:paraId="57ADA136" w14:textId="77777777" w:rsidR="00B40824" w:rsidRPr="0023465D" w:rsidRDefault="00B40824" w:rsidP="00B40824">
      <w:pPr>
        <w:pStyle w:val="ListParagraph"/>
        <w:spacing w:after="120" w:line="480" w:lineRule="auto"/>
        <w:jc w:val="both"/>
        <w:rPr>
          <w:ins w:id="738" w:author="Sri Harsha Mekala" w:date="2016-12-01T07:29:00Z"/>
          <w:rFonts w:ascii="Times New Roman" w:eastAsia="Times New Roman" w:hAnsi="Times New Roman" w:cs="Times New Roman"/>
          <w:sz w:val="24"/>
          <w:szCs w:val="24"/>
        </w:rPr>
      </w:pPr>
      <w:ins w:id="739" w:author="Sri Harsha Mekala" w:date="2016-12-01T07:29:00Z">
        <w:r w:rsidRPr="0023465D">
          <w:rPr>
            <w:rFonts w:ascii="Times New Roman" w:eastAsia="Times New Roman" w:hAnsi="Times New Roman" w:cs="Times New Roman"/>
            <w:sz w:val="24"/>
            <w:szCs w:val="24"/>
          </w:rPr>
          <w:lastRenderedPageBreak/>
          <w:t>The dependencies for this process can be installed by issuing the following command:</w:t>
        </w:r>
      </w:ins>
    </w:p>
    <w:p w14:paraId="3B0E67DD" w14:textId="77777777" w:rsidR="00B40824" w:rsidRPr="0023465D" w:rsidRDefault="00B40824" w:rsidP="24D47E9E">
      <w:pPr>
        <w:spacing w:line="480" w:lineRule="auto"/>
        <w:ind w:firstLine="720"/>
        <w:jc w:val="both"/>
        <w:rPr>
          <w:ins w:id="740" w:author="Sri Harsha Mekala" w:date="2016-12-01T07:29:00Z"/>
          <w:rFonts w:ascii="Times New Roman" w:eastAsia="Times New Roman" w:hAnsi="Times New Roman" w:cs="Times New Roman"/>
          <w:i/>
          <w:iCs/>
          <w:sz w:val="24"/>
          <w:szCs w:val="24"/>
        </w:rPr>
      </w:pPr>
      <w:proofErr w:type="spellStart"/>
      <w:proofErr w:type="gramStart"/>
      <w:ins w:id="741" w:author="Sri Harsha Mekala" w:date="2016-12-01T07:29:00Z">
        <w:r w:rsidRPr="24D47E9E">
          <w:rPr>
            <w:rFonts w:ascii="Times New Roman" w:eastAsia="Times New Roman" w:hAnsi="Times New Roman" w:cs="Times New Roman"/>
            <w:i/>
            <w:iCs/>
            <w:sz w:val="24"/>
            <w:szCs w:val="24"/>
          </w:rPr>
          <w:t>sudo</w:t>
        </w:r>
        <w:proofErr w:type="spellEnd"/>
        <w:proofErr w:type="gramEnd"/>
        <w:r w:rsidRPr="24D47E9E">
          <w:rPr>
            <w:rFonts w:ascii="Times New Roman" w:eastAsia="Times New Roman" w:hAnsi="Times New Roman" w:cs="Times New Roman"/>
            <w:i/>
            <w:iCs/>
            <w:sz w:val="24"/>
            <w:szCs w:val="24"/>
          </w:rPr>
          <w:t xml:space="preserve"> apt-get install libgmp3-dev –y</w:t>
        </w:r>
      </w:ins>
    </w:p>
    <w:p w14:paraId="32B35B8F" w14:textId="77777777" w:rsidR="00B40824" w:rsidRPr="0023465D" w:rsidRDefault="00B40824" w:rsidP="00B40824">
      <w:pPr>
        <w:spacing w:line="480" w:lineRule="auto"/>
        <w:ind w:left="360" w:firstLine="360"/>
        <w:jc w:val="both"/>
        <w:rPr>
          <w:ins w:id="742" w:author="Sri Harsha Mekala" w:date="2016-12-01T07:29:00Z"/>
          <w:rFonts w:ascii="Times New Roman" w:eastAsia="Times New Roman" w:hAnsi="Times New Roman" w:cs="Times New Roman"/>
          <w:sz w:val="24"/>
          <w:szCs w:val="24"/>
        </w:rPr>
      </w:pPr>
      <w:ins w:id="743" w:author="Sri Harsha Mekala" w:date="2016-12-01T07:29:00Z">
        <w:r w:rsidRPr="0023465D">
          <w:rPr>
            <w:rFonts w:ascii="Times New Roman" w:eastAsia="Times New Roman" w:hAnsi="Times New Roman" w:cs="Times New Roman"/>
            <w:sz w:val="24"/>
            <w:szCs w:val="24"/>
          </w:rPr>
          <w:t xml:space="preserve">Downloading </w:t>
        </w:r>
        <w:proofErr w:type="spellStart"/>
        <w:r w:rsidRPr="0023465D">
          <w:rPr>
            <w:rFonts w:ascii="Times New Roman" w:eastAsia="Times New Roman" w:hAnsi="Times New Roman" w:cs="Times New Roman"/>
            <w:sz w:val="24"/>
            <w:szCs w:val="24"/>
          </w:rPr>
          <w:t>Geth</w:t>
        </w:r>
        <w:proofErr w:type="spellEnd"/>
        <w:r w:rsidRPr="0023465D">
          <w:rPr>
            <w:rFonts w:ascii="Times New Roman" w:eastAsia="Times New Roman" w:hAnsi="Times New Roman" w:cs="Times New Roman"/>
            <w:sz w:val="24"/>
            <w:szCs w:val="24"/>
          </w:rPr>
          <w:t xml:space="preserve"> source code and building it:</w:t>
        </w:r>
      </w:ins>
    </w:p>
    <w:p w14:paraId="25CC415C" w14:textId="1E83CC6D" w:rsidR="00B40824" w:rsidRPr="0023465D" w:rsidRDefault="000966A2" w:rsidP="24D47E9E">
      <w:pPr>
        <w:spacing w:line="480" w:lineRule="auto"/>
        <w:ind w:left="720"/>
        <w:jc w:val="both"/>
        <w:rPr>
          <w:ins w:id="744" w:author="Sri Harsha Mekala" w:date="2016-12-01T07:29:00Z"/>
          <w:rFonts w:ascii="Times New Roman" w:eastAsia="Times New Roman" w:hAnsi="Times New Roman" w:cs="Times New Roman"/>
          <w:i/>
          <w:iCs/>
          <w:sz w:val="24"/>
          <w:szCs w:val="24"/>
        </w:rPr>
      </w:pPr>
      <w:proofErr w:type="spellStart"/>
      <w:proofErr w:type="gramStart"/>
      <w:ins w:id="745" w:author="Sri Harsha Mekala" w:date="2016-12-01T07:29:00Z">
        <w:r w:rsidRPr="24D47E9E">
          <w:rPr>
            <w:rFonts w:ascii="Times New Roman" w:eastAsia="Times New Roman" w:hAnsi="Times New Roman" w:cs="Times New Roman"/>
            <w:i/>
            <w:iCs/>
            <w:sz w:val="24"/>
            <w:szCs w:val="24"/>
          </w:rPr>
          <w:t>git</w:t>
        </w:r>
        <w:proofErr w:type="spellEnd"/>
        <w:proofErr w:type="gramEnd"/>
        <w:r w:rsidRPr="24D47E9E">
          <w:rPr>
            <w:rFonts w:ascii="Times New Roman" w:eastAsia="Times New Roman" w:hAnsi="Times New Roman" w:cs="Times New Roman"/>
            <w:i/>
            <w:iCs/>
            <w:sz w:val="24"/>
            <w:szCs w:val="24"/>
          </w:rPr>
          <w:t xml:space="preserve"> clone –b release/1.</w:t>
        </w:r>
      </w:ins>
      <w:ins w:id="746" w:author="Sri Harsha Mekala" w:date="2016-12-01T23:19:00Z">
        <w:r w:rsidRPr="24D47E9E">
          <w:rPr>
            <w:rFonts w:ascii="Times New Roman" w:eastAsia="Times New Roman" w:hAnsi="Times New Roman" w:cs="Times New Roman"/>
            <w:i/>
            <w:iCs/>
            <w:sz w:val="24"/>
            <w:szCs w:val="24"/>
          </w:rPr>
          <w:t>5</w:t>
        </w:r>
      </w:ins>
      <w:ins w:id="747" w:author="Sri Harsha Mekala" w:date="2016-12-01T07:29:00Z">
        <w:r w:rsidR="00B40824" w:rsidRPr="24D47E9E">
          <w:rPr>
            <w:rFonts w:ascii="Times New Roman" w:eastAsia="Times New Roman" w:hAnsi="Times New Roman" w:cs="Times New Roman"/>
            <w:i/>
            <w:iCs/>
            <w:sz w:val="24"/>
            <w:szCs w:val="24"/>
          </w:rPr>
          <w:t xml:space="preserve">.5 </w:t>
        </w:r>
        <w:r w:rsidR="00B40824" w:rsidRPr="24D47E9E">
          <w:fldChar w:fldCharType="begin"/>
        </w:r>
        <w:r w:rsidR="00B40824">
          <w:instrText xml:space="preserve"> HYPERLINK "https://github.com/ethereum/go-ethereum.git" </w:instrText>
        </w:r>
        <w:r w:rsidR="00B40824" w:rsidRPr="24D47E9E">
          <w:fldChar w:fldCharType="separate"/>
        </w:r>
        <w:r w:rsidR="00B40824" w:rsidRPr="24D47E9E">
          <w:rPr>
            <w:rStyle w:val="Hyperlink"/>
            <w:rFonts w:ascii="Times New Roman" w:eastAsia="Times New Roman" w:hAnsi="Times New Roman" w:cs="Times New Roman"/>
            <w:i/>
            <w:iCs/>
            <w:sz w:val="24"/>
            <w:szCs w:val="24"/>
          </w:rPr>
          <w:t>https://github.com/ethereum/go-ethereum.git</w:t>
        </w:r>
        <w:r w:rsidR="00B40824" w:rsidRPr="24D47E9E">
          <w:rPr>
            <w:rPrChange w:id="748" w:author="Sri Pravallika Maddipati" w:date="2016-12-01T23:29:00Z">
              <w:rPr>
                <w:rStyle w:val="Hyperlink"/>
                <w:rFonts w:ascii="Times New Roman" w:eastAsia="Times New Roman" w:hAnsi="Times New Roman" w:cs="Times New Roman"/>
                <w:i/>
                <w:iCs/>
                <w:sz w:val="24"/>
                <w:szCs w:val="24"/>
              </w:rPr>
            </w:rPrChange>
          </w:rPr>
          <w:fldChar w:fldCharType="end"/>
        </w:r>
      </w:ins>
    </w:p>
    <w:p w14:paraId="27F43A0B" w14:textId="77777777" w:rsidR="00B40824" w:rsidRPr="0023465D" w:rsidRDefault="00B40824" w:rsidP="24D47E9E">
      <w:pPr>
        <w:spacing w:line="480" w:lineRule="auto"/>
        <w:ind w:left="360" w:firstLine="360"/>
        <w:jc w:val="both"/>
        <w:rPr>
          <w:ins w:id="749" w:author="Sri Harsha Mekala" w:date="2016-12-01T07:29:00Z"/>
          <w:rFonts w:ascii="Times New Roman" w:eastAsia="Times New Roman" w:hAnsi="Times New Roman" w:cs="Times New Roman"/>
          <w:i/>
          <w:iCs/>
          <w:sz w:val="24"/>
          <w:szCs w:val="24"/>
        </w:rPr>
      </w:pPr>
      <w:proofErr w:type="gramStart"/>
      <w:ins w:id="750" w:author="Sri Harsha Mekala" w:date="2016-12-01T07:29:00Z">
        <w:r w:rsidRPr="24D47E9E">
          <w:rPr>
            <w:rFonts w:ascii="Times New Roman" w:eastAsia="Times New Roman" w:hAnsi="Times New Roman" w:cs="Times New Roman"/>
            <w:i/>
            <w:iCs/>
            <w:sz w:val="24"/>
            <w:szCs w:val="24"/>
          </w:rPr>
          <w:t>cd</w:t>
        </w:r>
        <w:proofErr w:type="gramEnd"/>
        <w:r w:rsidRPr="24D47E9E">
          <w:rPr>
            <w:rFonts w:ascii="Times New Roman" w:eastAsia="Times New Roman" w:hAnsi="Times New Roman" w:cs="Times New Roman"/>
            <w:i/>
            <w:iCs/>
            <w:sz w:val="24"/>
            <w:szCs w:val="24"/>
          </w:rPr>
          <w:t xml:space="preserve"> go-</w:t>
        </w:r>
        <w:proofErr w:type="spellStart"/>
        <w:r w:rsidRPr="24D47E9E">
          <w:rPr>
            <w:rFonts w:ascii="Times New Roman" w:eastAsia="Times New Roman" w:hAnsi="Times New Roman" w:cs="Times New Roman"/>
            <w:i/>
            <w:iCs/>
            <w:sz w:val="24"/>
            <w:szCs w:val="24"/>
          </w:rPr>
          <w:t>ethereum</w:t>
        </w:r>
        <w:proofErr w:type="spellEnd"/>
      </w:ins>
    </w:p>
    <w:p w14:paraId="5F6386BE" w14:textId="77777777" w:rsidR="00B40824" w:rsidRPr="0023465D" w:rsidRDefault="00B40824" w:rsidP="24D47E9E">
      <w:pPr>
        <w:spacing w:line="480" w:lineRule="auto"/>
        <w:ind w:left="360" w:firstLine="360"/>
        <w:jc w:val="both"/>
        <w:rPr>
          <w:ins w:id="751" w:author="Sri Harsha Mekala" w:date="2016-12-01T07:29:00Z"/>
          <w:rFonts w:ascii="Times New Roman" w:eastAsia="Times New Roman" w:hAnsi="Times New Roman" w:cs="Times New Roman"/>
          <w:i/>
          <w:iCs/>
          <w:sz w:val="24"/>
          <w:szCs w:val="24"/>
        </w:rPr>
      </w:pPr>
      <w:proofErr w:type="gramStart"/>
      <w:ins w:id="752" w:author="Sri Harsha Mekala" w:date="2016-12-01T07:29:00Z">
        <w:r w:rsidRPr="24D47E9E">
          <w:rPr>
            <w:rFonts w:ascii="Times New Roman" w:eastAsia="Times New Roman" w:hAnsi="Times New Roman" w:cs="Times New Roman"/>
            <w:i/>
            <w:iCs/>
            <w:sz w:val="24"/>
            <w:szCs w:val="24"/>
          </w:rPr>
          <w:t>make</w:t>
        </w:r>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geth</w:t>
        </w:r>
        <w:proofErr w:type="spellEnd"/>
      </w:ins>
    </w:p>
    <w:p w14:paraId="0835238F" w14:textId="77777777" w:rsidR="00B40824" w:rsidRPr="0023465D" w:rsidRDefault="00B40824" w:rsidP="24D47E9E">
      <w:pPr>
        <w:spacing w:line="480" w:lineRule="auto"/>
        <w:ind w:left="360" w:firstLine="360"/>
        <w:jc w:val="both"/>
        <w:rPr>
          <w:ins w:id="753" w:author="Sri Harsha Mekala" w:date="2016-12-01T07:29:00Z"/>
          <w:rFonts w:ascii="Times New Roman" w:eastAsia="Times New Roman" w:hAnsi="Times New Roman" w:cs="Times New Roman"/>
          <w:i/>
          <w:iCs/>
          <w:sz w:val="24"/>
          <w:szCs w:val="24"/>
        </w:rPr>
      </w:pPr>
      <w:proofErr w:type="spellStart"/>
      <w:proofErr w:type="gramStart"/>
      <w:ins w:id="754" w:author="Sri Harsha Mekala" w:date="2016-12-01T07:29:00Z">
        <w:r w:rsidRPr="24D47E9E">
          <w:rPr>
            <w:rFonts w:ascii="Times New Roman" w:eastAsia="Times New Roman" w:hAnsi="Times New Roman" w:cs="Times New Roman"/>
            <w:i/>
            <w:iCs/>
            <w:sz w:val="24"/>
            <w:szCs w:val="24"/>
          </w:rPr>
          <w:t>sudo</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cp</w:t>
        </w:r>
        <w:proofErr w:type="spellEnd"/>
        <w:r w:rsidRPr="24D47E9E">
          <w:rPr>
            <w:rFonts w:ascii="Times New Roman" w:eastAsia="Times New Roman" w:hAnsi="Times New Roman" w:cs="Times New Roman"/>
            <w:i/>
            <w:iCs/>
            <w:sz w:val="24"/>
            <w:szCs w:val="24"/>
          </w:rPr>
          <w:t xml:space="preserve"> build/bin/</w:t>
        </w:r>
        <w:proofErr w:type="spellStart"/>
        <w:r w:rsidRPr="24D47E9E">
          <w:rPr>
            <w:rFonts w:ascii="Times New Roman" w:eastAsia="Times New Roman" w:hAnsi="Times New Roman" w:cs="Times New Roman"/>
            <w:i/>
            <w:iCs/>
            <w:sz w:val="24"/>
            <w:szCs w:val="24"/>
          </w:rPr>
          <w:t>geth</w:t>
        </w:r>
        <w:proofErr w:type="spell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usr</w:t>
        </w:r>
        <w:proofErr w:type="spellEnd"/>
        <w:r w:rsidRPr="24D47E9E">
          <w:rPr>
            <w:rFonts w:ascii="Times New Roman" w:eastAsia="Times New Roman" w:hAnsi="Times New Roman" w:cs="Times New Roman"/>
            <w:i/>
            <w:iCs/>
            <w:sz w:val="24"/>
            <w:szCs w:val="24"/>
          </w:rPr>
          <w:t>/local/bin/</w:t>
        </w:r>
      </w:ins>
    </w:p>
    <w:p w14:paraId="79A1D413" w14:textId="70E5B9AA" w:rsidR="00B40824" w:rsidRPr="0023465D" w:rsidRDefault="00B40824" w:rsidP="24D47E9E">
      <w:pPr>
        <w:pStyle w:val="ListParagraph"/>
        <w:spacing w:after="120" w:line="480" w:lineRule="auto"/>
        <w:contextualSpacing w:val="0"/>
        <w:jc w:val="both"/>
        <w:rPr>
          <w:ins w:id="755" w:author="Sri Harsha Mekala" w:date="2016-12-01T07:29:00Z"/>
          <w:rFonts w:ascii="Times New Roman" w:eastAsia="Times New Roman" w:hAnsi="Times New Roman" w:cs="Times New Roman"/>
          <w:i/>
          <w:iCs/>
          <w:sz w:val="24"/>
          <w:szCs w:val="24"/>
        </w:rPr>
      </w:pPr>
      <w:ins w:id="756" w:author="Sri Harsha Mekala" w:date="2016-12-01T07:29:00Z">
        <w:r w:rsidRPr="0023465D">
          <w:rPr>
            <w:rFonts w:ascii="Times New Roman" w:eastAsia="Times New Roman" w:hAnsi="Times New Roman" w:cs="Times New Roman"/>
            <w:sz w:val="24"/>
            <w:szCs w:val="24"/>
          </w:rPr>
          <w:t xml:space="preserve">Remove the “-b </w:t>
        </w:r>
        <w:r w:rsidR="000966A2">
          <w:rPr>
            <w:rFonts w:ascii="Times New Roman" w:eastAsia="Times New Roman" w:hAnsi="Times New Roman" w:cs="Times New Roman"/>
            <w:sz w:val="24"/>
            <w:szCs w:val="24"/>
          </w:rPr>
          <w:t>release/1.</w:t>
        </w:r>
      </w:ins>
      <w:ins w:id="757" w:author="Sri Harsha Mekala" w:date="2016-12-01T23:20:00Z">
        <w:r w:rsidR="000966A2">
          <w:rPr>
            <w:rFonts w:ascii="Times New Roman" w:eastAsia="Times New Roman" w:hAnsi="Times New Roman" w:cs="Times New Roman"/>
            <w:sz w:val="24"/>
            <w:szCs w:val="24"/>
          </w:rPr>
          <w:t>5</w:t>
        </w:r>
      </w:ins>
      <w:ins w:id="758" w:author="Sri Harsha Mekala" w:date="2016-12-01T07:29:00Z">
        <w:r w:rsidRPr="0023465D">
          <w:rPr>
            <w:rFonts w:ascii="Times New Roman" w:eastAsia="Times New Roman" w:hAnsi="Times New Roman" w:cs="Times New Roman"/>
            <w:sz w:val="24"/>
            <w:szCs w:val="24"/>
          </w:rPr>
          <w:t>.5” argument if you wish to download the latest (dev) version. [43]</w:t>
        </w:r>
      </w:ins>
    </w:p>
    <w:p w14:paraId="70019AA9" w14:textId="35E4479C" w:rsidR="00B90422" w:rsidRPr="00C34D03" w:rsidRDefault="00B90422" w:rsidP="00C34D03">
      <w:pPr>
        <w:pStyle w:val="Heading1"/>
        <w:spacing w:line="480" w:lineRule="auto"/>
        <w:jc w:val="center"/>
        <w:rPr>
          <w:rFonts w:ascii="Times New Roman" w:eastAsia="Times New Roman" w:hAnsi="Times New Roman" w:cs="Times New Roman"/>
          <w:b/>
          <w:bCs/>
          <w:sz w:val="28"/>
          <w:szCs w:val="28"/>
        </w:rPr>
      </w:pPr>
      <w:bookmarkStart w:id="759" w:name="_Toc468477643"/>
      <w:r w:rsidRPr="00C34D03">
        <w:rPr>
          <w:rFonts w:ascii="Times New Roman" w:eastAsia="Times New Roman" w:hAnsi="Times New Roman" w:cs="Times New Roman"/>
          <w:b/>
          <w:bCs/>
          <w:color w:val="auto"/>
          <w:sz w:val="28"/>
          <w:szCs w:val="28"/>
        </w:rPr>
        <w:t>Appendix B. Genesis Block</w:t>
      </w:r>
      <w:r w:rsidR="007B0DCD" w:rsidRPr="00C34D03">
        <w:rPr>
          <w:rFonts w:ascii="Times New Roman" w:eastAsia="Times New Roman" w:hAnsi="Times New Roman" w:cs="Times New Roman"/>
          <w:b/>
          <w:bCs/>
          <w:color w:val="auto"/>
          <w:sz w:val="28"/>
          <w:szCs w:val="28"/>
        </w:rPr>
        <w:t xml:space="preserve"> </w:t>
      </w:r>
      <w:r w:rsidR="007B0DCD" w:rsidRPr="00C34D03">
        <w:rPr>
          <w:rFonts w:ascii="Times New Roman" w:eastAsia="Times New Roman" w:hAnsi="Times New Roman" w:cs="Times New Roman"/>
          <w:b/>
          <w:bCs/>
          <w:sz w:val="28"/>
          <w:szCs w:val="28"/>
        </w:rPr>
        <w:t>[59]</w:t>
      </w:r>
      <w:bookmarkEnd w:id="759"/>
    </w:p>
    <w:p w14:paraId="4C94BEFF" w14:textId="77777777" w:rsidR="00B90422" w:rsidRPr="00813C75" w:rsidRDefault="00B90422" w:rsidP="24D47E9E">
      <w:pPr>
        <w:spacing w:line="480" w:lineRule="auto"/>
        <w:jc w:val="both"/>
        <w:rPr>
          <w:ins w:id="760" w:author="Sri Harsha Mekala" w:date="2016-12-01T08:00:00Z"/>
          <w:rFonts w:ascii="Times New Roman" w:hAnsi="Times New Roman" w:cs="Times New Roman"/>
          <w:sz w:val="24"/>
        </w:rPr>
      </w:pPr>
      <w:ins w:id="761" w:author="Sri Harsha Mekala" w:date="2016-12-01T08:00:00Z">
        <w:r w:rsidRPr="00813C75">
          <w:rPr>
            <w:rFonts w:ascii="Times New Roman" w:hAnsi="Times New Roman" w:cs="Times New Roman"/>
            <w:sz w:val="24"/>
          </w:rPr>
          <w:t>The various parameters of the genesis block are explained below:</w:t>
        </w:r>
      </w:ins>
    </w:p>
    <w:p w14:paraId="01700DA3" w14:textId="60D8F315" w:rsidR="00B90422" w:rsidRPr="00813C75" w:rsidRDefault="00B90422" w:rsidP="00EB6208">
      <w:pPr>
        <w:pStyle w:val="ListParagraph"/>
        <w:numPr>
          <w:ilvl w:val="0"/>
          <w:numId w:val="16"/>
        </w:numPr>
        <w:spacing w:after="120" w:line="480" w:lineRule="auto"/>
        <w:jc w:val="both"/>
        <w:rPr>
          <w:ins w:id="762" w:author="Sri Harsha Mekala" w:date="2016-12-01T08:00:00Z"/>
          <w:rFonts w:ascii="Times New Roman" w:eastAsia="Times New Roman" w:hAnsi="Times New Roman" w:cs="Times New Roman"/>
          <w:sz w:val="24"/>
          <w:rPrChange w:id="763" w:author="Sri Harsha Mekala" w:date="2016-12-01T10:29:00Z">
            <w:rPr>
              <w:ins w:id="764" w:author="Sri Harsha Mekala" w:date="2016-12-01T08:00:00Z"/>
              <w:rFonts w:ascii="Times New Roman" w:hAnsi="Times New Roman" w:cs="Times New Roman"/>
            </w:rPr>
          </w:rPrChange>
        </w:rPr>
      </w:pPr>
      <w:proofErr w:type="spellStart"/>
      <w:ins w:id="765" w:author="Sri Harsha Mekala" w:date="2016-12-01T08:00:00Z">
        <w:r w:rsidRPr="00813C75">
          <w:rPr>
            <w:rFonts w:ascii="Times New Roman" w:eastAsia="Times New Roman" w:hAnsi="Times New Roman" w:cs="Times New Roman"/>
            <w:b/>
            <w:bCs/>
            <w:sz w:val="24"/>
            <w:rPrChange w:id="766" w:author="Sri Pravallika Maddipati" w:date="2016-12-01T23:29:00Z">
              <w:rPr>
                <w:rFonts w:ascii="Times New Roman" w:hAnsi="Times New Roman" w:cs="Times New Roman"/>
                <w:b/>
              </w:rPr>
            </w:rPrChange>
          </w:rPr>
          <w:t>Mixhash</w:t>
        </w:r>
        <w:proofErr w:type="spellEnd"/>
        <w:r w:rsidRPr="00813C75">
          <w:rPr>
            <w:rFonts w:ascii="Times New Roman" w:eastAsia="Times New Roman" w:hAnsi="Times New Roman" w:cs="Times New Roman"/>
            <w:b/>
            <w:bCs/>
            <w:sz w:val="24"/>
            <w:rPrChange w:id="767" w:author="Sri Pravallika Maddipati" w:date="2016-12-01T23:29:00Z">
              <w:rPr>
                <w:rFonts w:ascii="Times New Roman" w:hAnsi="Times New Roman" w:cs="Times New Roman"/>
                <w:b/>
              </w:rPr>
            </w:rPrChange>
          </w:rPr>
          <w:t>:</w:t>
        </w:r>
        <w:r w:rsidRPr="00813C75">
          <w:rPr>
            <w:rFonts w:ascii="Times New Roman" w:eastAsia="Times New Roman" w:hAnsi="Times New Roman" w:cs="Times New Roman"/>
            <w:sz w:val="24"/>
            <w:rPrChange w:id="768" w:author="Sri Harsha Mekala" w:date="2016-12-01T10:29:00Z">
              <w:rPr>
                <w:rFonts w:ascii="Times New Roman" w:hAnsi="Times New Roman" w:cs="Times New Roman"/>
              </w:rPr>
            </w:rPrChange>
          </w:rPr>
          <w:t xml:space="preserve"> This is a 256-bit hash when combined with the nonce is used to prove that a sufficient amount of computation has been performed on a given block i.e., Proof-of-Work and establish the validity of a block. This value is derived by implementing Fowler-Noll-Vo hash function on a set of selected values from the DAG data file during the mining phase. The selection of values from DAG file is based on </w:t>
        </w:r>
        <w:proofErr w:type="spellStart"/>
        <w:r w:rsidRPr="00813C75">
          <w:rPr>
            <w:rFonts w:ascii="Times New Roman" w:eastAsia="Times New Roman" w:hAnsi="Times New Roman" w:cs="Times New Roman"/>
            <w:sz w:val="24"/>
            <w:rPrChange w:id="769" w:author="Sri Harsha Mekala" w:date="2016-12-01T10:29:00Z">
              <w:rPr>
                <w:rFonts w:ascii="Times New Roman" w:hAnsi="Times New Roman" w:cs="Times New Roman"/>
              </w:rPr>
            </w:rPrChange>
          </w:rPr>
          <w:t>Estah</w:t>
        </w:r>
        <w:proofErr w:type="spellEnd"/>
        <w:r w:rsidRPr="00813C75">
          <w:rPr>
            <w:rFonts w:ascii="Times New Roman" w:eastAsia="Times New Roman" w:hAnsi="Times New Roman" w:cs="Times New Roman"/>
            <w:sz w:val="24"/>
            <w:rPrChange w:id="770" w:author="Sri Harsha Mekala" w:date="2016-12-01T10:29:00Z">
              <w:rPr>
                <w:rFonts w:ascii="Times New Roman" w:hAnsi="Times New Roman" w:cs="Times New Roman"/>
              </w:rPr>
            </w:rPrChange>
          </w:rPr>
          <w:t xml:space="preserve">’ Hashimoto algorithm which depends on the Block header and for every selection, the combination of </w:t>
        </w:r>
        <w:proofErr w:type="spellStart"/>
        <w:r w:rsidRPr="00813C75">
          <w:rPr>
            <w:rFonts w:ascii="Times New Roman" w:eastAsia="Times New Roman" w:hAnsi="Times New Roman" w:cs="Times New Roman"/>
            <w:sz w:val="24"/>
            <w:rPrChange w:id="771" w:author="Sri Harsha Mekala" w:date="2016-12-01T10:29:00Z">
              <w:rPr>
                <w:rFonts w:ascii="Times New Roman" w:hAnsi="Times New Roman" w:cs="Times New Roman"/>
              </w:rPr>
            </w:rPrChange>
          </w:rPr>
          <w:t>mixhash</w:t>
        </w:r>
        <w:proofErr w:type="spellEnd"/>
        <w:r w:rsidRPr="00813C75">
          <w:rPr>
            <w:rFonts w:ascii="Times New Roman" w:eastAsia="Times New Roman" w:hAnsi="Times New Roman" w:cs="Times New Roman"/>
            <w:sz w:val="24"/>
            <w:rPrChange w:id="772" w:author="Sri Harsha Mekala" w:date="2016-12-01T10:29:00Z">
              <w:rPr>
                <w:rFonts w:ascii="Times New Roman" w:hAnsi="Times New Roman" w:cs="Times New Roman"/>
              </w:rPr>
            </w:rPrChange>
          </w:rPr>
          <w:t xml:space="preserve"> and nonce should satisfy a mathematical condition as described in the </w:t>
        </w:r>
        <w:proofErr w:type="spellStart"/>
        <w:r w:rsidRPr="00813C75">
          <w:rPr>
            <w:rFonts w:ascii="Times New Roman" w:eastAsia="Times New Roman" w:hAnsi="Times New Roman" w:cs="Times New Roman"/>
            <w:sz w:val="24"/>
            <w:rPrChange w:id="773" w:author="Sri Harsha Mekala" w:date="2016-12-01T10:29:00Z">
              <w:rPr>
                <w:rFonts w:ascii="Times New Roman" w:hAnsi="Times New Roman" w:cs="Times New Roman"/>
              </w:rPr>
            </w:rPrChange>
          </w:rPr>
          <w:t>Yellowpaper</w:t>
        </w:r>
        <w:proofErr w:type="spellEnd"/>
        <w:r w:rsidRPr="00813C75">
          <w:rPr>
            <w:rFonts w:ascii="Times New Roman" w:eastAsia="Times New Roman" w:hAnsi="Times New Roman" w:cs="Times New Roman"/>
            <w:sz w:val="24"/>
            <w:rPrChange w:id="774" w:author="Sri Harsha Mekala" w:date="2016-12-01T10:29:00Z">
              <w:rPr>
                <w:rFonts w:ascii="Times New Roman" w:hAnsi="Times New Roman" w:cs="Times New Roman"/>
              </w:rPr>
            </w:rPrChange>
          </w:rPr>
          <w:t xml:space="preserve">, 4.3.4. Block Header Validity, (44) which is a computationally intense task. This allows to establish that the block has been cryptographically mined and is valid. The combination of </w:t>
        </w:r>
        <w:proofErr w:type="spellStart"/>
        <w:r w:rsidRPr="00813C75">
          <w:rPr>
            <w:rFonts w:ascii="Times New Roman" w:eastAsia="Times New Roman" w:hAnsi="Times New Roman" w:cs="Times New Roman"/>
            <w:sz w:val="24"/>
            <w:rPrChange w:id="775" w:author="Sri Harsha Mekala" w:date="2016-12-01T10:29:00Z">
              <w:rPr>
                <w:rFonts w:ascii="Times New Roman" w:hAnsi="Times New Roman" w:cs="Times New Roman"/>
              </w:rPr>
            </w:rPrChange>
          </w:rPr>
          <w:lastRenderedPageBreak/>
          <w:t>mixhash</w:t>
        </w:r>
        <w:proofErr w:type="spellEnd"/>
        <w:r w:rsidRPr="00813C75">
          <w:rPr>
            <w:rFonts w:ascii="Times New Roman" w:eastAsia="Times New Roman" w:hAnsi="Times New Roman" w:cs="Times New Roman"/>
            <w:sz w:val="24"/>
            <w:rPrChange w:id="776" w:author="Sri Harsha Mekala" w:date="2016-12-01T10:29:00Z">
              <w:rPr>
                <w:rFonts w:ascii="Times New Roman" w:hAnsi="Times New Roman" w:cs="Times New Roman"/>
              </w:rPr>
            </w:rPrChange>
          </w:rPr>
          <w:t xml:space="preserve"> and nonce forms the </w:t>
        </w:r>
        <w:proofErr w:type="spellStart"/>
        <w:r w:rsidRPr="00813C75">
          <w:rPr>
            <w:rFonts w:ascii="Times New Roman" w:eastAsia="Times New Roman" w:hAnsi="Times New Roman" w:cs="Times New Roman"/>
            <w:sz w:val="24"/>
            <w:rPrChange w:id="777" w:author="Sri Harsha Mekala" w:date="2016-12-01T10:29:00Z">
              <w:rPr>
                <w:rFonts w:ascii="Times New Roman" w:hAnsi="Times New Roman" w:cs="Times New Roman"/>
              </w:rPr>
            </w:rPrChange>
          </w:rPr>
          <w:t>parentHash</w:t>
        </w:r>
        <w:proofErr w:type="spellEnd"/>
        <w:r w:rsidRPr="00813C75">
          <w:rPr>
            <w:rFonts w:ascii="Times New Roman" w:eastAsia="Times New Roman" w:hAnsi="Times New Roman" w:cs="Times New Roman"/>
            <w:sz w:val="24"/>
            <w:rPrChange w:id="778" w:author="Sri Harsha Mekala" w:date="2016-12-01T10:29:00Z">
              <w:rPr>
                <w:rFonts w:ascii="Times New Roman" w:hAnsi="Times New Roman" w:cs="Times New Roman"/>
              </w:rPr>
            </w:rPrChange>
          </w:rPr>
          <w:t xml:space="preserve"> of the next block and for an attacker to create illegal blocks would require the correct DAG data files.</w:t>
        </w:r>
      </w:ins>
      <w:ins w:id="779" w:author="Sri Harsha Mekala" w:date="2016-12-01T08:09:00Z">
        <w:r w:rsidR="007B0DCD" w:rsidRPr="00813C75">
          <w:rPr>
            <w:rFonts w:ascii="Times New Roman" w:eastAsia="Times New Roman" w:hAnsi="Times New Roman" w:cs="Times New Roman"/>
            <w:sz w:val="24"/>
            <w:rPrChange w:id="780" w:author="Sri Harsha Mekala" w:date="2016-12-01T10:29:00Z">
              <w:rPr>
                <w:rFonts w:ascii="Times New Roman" w:hAnsi="Times New Roman" w:cs="Times New Roman"/>
              </w:rPr>
            </w:rPrChange>
          </w:rPr>
          <w:t xml:space="preserve"> </w:t>
        </w:r>
      </w:ins>
    </w:p>
    <w:p w14:paraId="42C7E741" w14:textId="61DC0BA4" w:rsidR="00B90422" w:rsidRPr="00813C75" w:rsidRDefault="00B90422" w:rsidP="00EB6208">
      <w:pPr>
        <w:pStyle w:val="ListParagraph"/>
        <w:numPr>
          <w:ilvl w:val="0"/>
          <w:numId w:val="16"/>
        </w:numPr>
        <w:spacing w:after="0" w:line="480" w:lineRule="auto"/>
        <w:jc w:val="both"/>
        <w:rPr>
          <w:ins w:id="781" w:author="Sri Harsha Mekala" w:date="2016-12-01T08:00:00Z"/>
          <w:rFonts w:ascii="Times New Roman" w:eastAsia="Times New Roman" w:hAnsi="Times New Roman" w:cs="Times New Roman"/>
          <w:sz w:val="24"/>
          <w:rPrChange w:id="782" w:author="Sri Harsha Mekala" w:date="2016-12-01T10:29:00Z">
            <w:rPr>
              <w:ins w:id="783" w:author="Sri Harsha Mekala" w:date="2016-12-01T08:00:00Z"/>
              <w:rFonts w:ascii="Times New Roman" w:hAnsi="Times New Roman" w:cs="Times New Roman"/>
            </w:rPr>
          </w:rPrChange>
        </w:rPr>
      </w:pPr>
      <w:ins w:id="784" w:author="Sri Harsha Mekala" w:date="2016-12-01T08:00:00Z">
        <w:r w:rsidRPr="00813C75">
          <w:rPr>
            <w:rFonts w:ascii="Times New Roman" w:eastAsia="Times New Roman" w:hAnsi="Times New Roman" w:cs="Times New Roman"/>
            <w:b/>
            <w:bCs/>
            <w:sz w:val="24"/>
            <w:rPrChange w:id="785" w:author="Sri Pravallika Maddipati" w:date="2016-12-01T16:06:00Z">
              <w:rPr>
                <w:rFonts w:ascii="Times New Roman" w:hAnsi="Times New Roman" w:cs="Times New Roman"/>
                <w:b/>
              </w:rPr>
            </w:rPrChange>
          </w:rPr>
          <w:t xml:space="preserve">Nonce: </w:t>
        </w:r>
        <w:r w:rsidRPr="00813C75">
          <w:rPr>
            <w:rFonts w:ascii="Times New Roman" w:eastAsia="Times New Roman" w:hAnsi="Times New Roman" w:cs="Times New Roman"/>
            <w:sz w:val="24"/>
            <w:rPrChange w:id="786" w:author="Sri Harsha Mekala" w:date="2016-12-01T10:29:00Z">
              <w:rPr>
                <w:rFonts w:ascii="Times New Roman" w:hAnsi="Times New Roman" w:cs="Times New Roman"/>
              </w:rPr>
            </w:rPrChange>
          </w:rPr>
          <w:t>This is a 64-bit hash when combined with the nonce is used to prove that a sufficient amount of computation has been performed on a given block i.e., Proof-of-Work and establish the validity of a block. The validity of a block can be verified quickly just by using nonce Proof-of-Work.</w:t>
        </w:r>
      </w:ins>
    </w:p>
    <w:p w14:paraId="09FF7592" w14:textId="37DA379D" w:rsidR="00B90422" w:rsidRPr="00813C75" w:rsidRDefault="00B90422">
      <w:pPr>
        <w:pStyle w:val="ListParagraph"/>
        <w:numPr>
          <w:ilvl w:val="0"/>
          <w:numId w:val="16"/>
        </w:numPr>
        <w:spacing w:after="0" w:line="480" w:lineRule="auto"/>
        <w:jc w:val="both"/>
        <w:rPr>
          <w:ins w:id="787" w:author="Sri Harsha Mekala" w:date="2016-12-01T08:00:00Z"/>
          <w:rFonts w:ascii="Times New Roman" w:eastAsia="Times New Roman" w:hAnsi="Times New Roman" w:cs="Times New Roman"/>
          <w:sz w:val="24"/>
          <w:rPrChange w:id="788" w:author="Sri Harsha Mekala" w:date="2016-12-01T10:29:00Z">
            <w:rPr>
              <w:ins w:id="789" w:author="Sri Harsha Mekala" w:date="2016-12-01T08:00:00Z"/>
              <w:rFonts w:ascii="Times New Roman" w:hAnsi="Times New Roman" w:cs="Times New Roman"/>
            </w:rPr>
          </w:rPrChange>
        </w:rPr>
      </w:pPr>
      <w:ins w:id="790" w:author="Sri Harsha Mekala" w:date="2016-12-01T08:00:00Z">
        <w:r w:rsidRPr="00813C75">
          <w:rPr>
            <w:rFonts w:ascii="Times New Roman" w:eastAsia="Times New Roman" w:hAnsi="Times New Roman" w:cs="Times New Roman"/>
            <w:b/>
            <w:bCs/>
            <w:sz w:val="24"/>
            <w:rPrChange w:id="791" w:author="Sri Pravallika Maddipati" w:date="2016-12-01T16:06:00Z">
              <w:rPr>
                <w:rFonts w:ascii="Times New Roman" w:hAnsi="Times New Roman" w:cs="Times New Roman"/>
                <w:b/>
              </w:rPr>
            </w:rPrChange>
          </w:rPr>
          <w:t>Difficulty:</w:t>
        </w:r>
        <w:r w:rsidRPr="00813C75">
          <w:rPr>
            <w:rFonts w:ascii="Times New Roman" w:eastAsia="Times New Roman" w:hAnsi="Times New Roman" w:cs="Times New Roman"/>
            <w:sz w:val="24"/>
            <w:rPrChange w:id="792" w:author="Sri Harsha Mekala" w:date="2016-12-01T10:29:00Z">
              <w:rPr>
                <w:rFonts w:ascii="Times New Roman" w:hAnsi="Times New Roman" w:cs="Times New Roman"/>
              </w:rPr>
            </w:rPrChange>
          </w:rPr>
          <w:t xml:space="preserve"> This is a scalar value which states the difficulty level applied during the nonce discovery of a block. It defines the mining target of the current block calculated using previous blocks difficulty level and timestamp values. The number of calculations a miner has to perform for the discovery of a valid block is directly proportional to the difficulty of a block. This value auto scales to control the block generation time to fall within a target range.</w:t>
        </w:r>
      </w:ins>
      <w:ins w:id="793" w:author="Sri Harsha Mekala" w:date="2016-12-01T08:09:00Z">
        <w:r w:rsidR="007B0DCD" w:rsidRPr="00813C75">
          <w:rPr>
            <w:rFonts w:ascii="Times New Roman" w:eastAsia="Times New Roman" w:hAnsi="Times New Roman" w:cs="Times New Roman"/>
            <w:sz w:val="24"/>
            <w:rPrChange w:id="794" w:author="Sri Harsha Mekala" w:date="2016-12-01T10:29:00Z">
              <w:rPr>
                <w:rFonts w:ascii="Times New Roman" w:hAnsi="Times New Roman" w:cs="Times New Roman"/>
              </w:rPr>
            </w:rPrChange>
          </w:rPr>
          <w:t xml:space="preserve"> </w:t>
        </w:r>
      </w:ins>
    </w:p>
    <w:p w14:paraId="284E0F86" w14:textId="77777777" w:rsidR="00B90422" w:rsidRPr="00813C75" w:rsidRDefault="00B90422">
      <w:pPr>
        <w:pStyle w:val="ListParagraph"/>
        <w:numPr>
          <w:ilvl w:val="0"/>
          <w:numId w:val="16"/>
        </w:numPr>
        <w:spacing w:after="0" w:line="480" w:lineRule="auto"/>
        <w:jc w:val="both"/>
        <w:rPr>
          <w:ins w:id="795" w:author="Sri Harsha Mekala" w:date="2016-12-01T08:00:00Z"/>
          <w:rFonts w:ascii="Times New Roman" w:eastAsia="Times New Roman" w:hAnsi="Times New Roman" w:cs="Times New Roman"/>
          <w:sz w:val="24"/>
          <w:rPrChange w:id="796" w:author="Sri Harsha Mekala" w:date="2016-12-01T10:29:00Z">
            <w:rPr>
              <w:ins w:id="797" w:author="Sri Harsha Mekala" w:date="2016-12-01T08:00:00Z"/>
              <w:rFonts w:ascii="Times New Roman" w:hAnsi="Times New Roman" w:cs="Times New Roman"/>
            </w:rPr>
          </w:rPrChange>
        </w:rPr>
      </w:pPr>
      <w:proofErr w:type="spellStart"/>
      <w:ins w:id="798" w:author="Sri Harsha Mekala" w:date="2016-12-01T08:00:00Z">
        <w:r w:rsidRPr="00813C75">
          <w:rPr>
            <w:rFonts w:ascii="Times New Roman" w:eastAsia="Times New Roman" w:hAnsi="Times New Roman" w:cs="Times New Roman"/>
            <w:b/>
            <w:bCs/>
            <w:sz w:val="24"/>
            <w:rPrChange w:id="799" w:author="Sri Pravallika Maddipati" w:date="2016-12-01T23:29:00Z">
              <w:rPr>
                <w:rFonts w:ascii="Times New Roman" w:hAnsi="Times New Roman" w:cs="Times New Roman"/>
                <w:b/>
              </w:rPr>
            </w:rPrChange>
          </w:rPr>
          <w:t>Alloc</w:t>
        </w:r>
        <w:proofErr w:type="spellEnd"/>
        <w:r w:rsidRPr="00813C75">
          <w:rPr>
            <w:rFonts w:ascii="Times New Roman" w:eastAsia="Times New Roman" w:hAnsi="Times New Roman" w:cs="Times New Roman"/>
            <w:b/>
            <w:bCs/>
            <w:sz w:val="24"/>
            <w:rPrChange w:id="800" w:author="Sri Pravallika Maddipati" w:date="2016-12-01T23:29:00Z">
              <w:rPr>
                <w:rFonts w:ascii="Times New Roman" w:hAnsi="Times New Roman" w:cs="Times New Roman"/>
                <w:b/>
              </w:rPr>
            </w:rPrChange>
          </w:rPr>
          <w:t>:</w:t>
        </w:r>
        <w:r w:rsidRPr="00813C75">
          <w:rPr>
            <w:rFonts w:ascii="Times New Roman" w:eastAsia="Times New Roman" w:hAnsi="Times New Roman" w:cs="Times New Roman"/>
            <w:sz w:val="24"/>
            <w:rPrChange w:id="801" w:author="Sri Harsha Mekala" w:date="2016-12-01T10:29:00Z">
              <w:rPr>
                <w:rFonts w:ascii="Times New Roman" w:hAnsi="Times New Roman" w:cs="Times New Roman"/>
              </w:rPr>
            </w:rPrChange>
          </w:rPr>
          <w:t xml:space="preserve"> This allows to define a pre-filled wallet. We can allocate specified amount of ether to a mentioned account as seen in the above file.</w:t>
        </w:r>
      </w:ins>
    </w:p>
    <w:p w14:paraId="55B644F8" w14:textId="77777777" w:rsidR="00B90422" w:rsidRPr="00813C75" w:rsidRDefault="00B90422">
      <w:pPr>
        <w:pStyle w:val="ListParagraph"/>
        <w:numPr>
          <w:ilvl w:val="0"/>
          <w:numId w:val="16"/>
        </w:numPr>
        <w:spacing w:after="0" w:line="480" w:lineRule="auto"/>
        <w:jc w:val="both"/>
        <w:rPr>
          <w:ins w:id="802" w:author="Sri Harsha Mekala" w:date="2016-12-01T08:00:00Z"/>
          <w:rFonts w:ascii="Times New Roman" w:eastAsia="Times New Roman" w:hAnsi="Times New Roman" w:cs="Times New Roman"/>
          <w:sz w:val="24"/>
          <w:rPrChange w:id="803" w:author="Sri Harsha Mekala" w:date="2016-12-01T10:29:00Z">
            <w:rPr>
              <w:ins w:id="804" w:author="Sri Harsha Mekala" w:date="2016-12-01T08:00:00Z"/>
              <w:rFonts w:ascii="Times New Roman" w:hAnsi="Times New Roman" w:cs="Times New Roman"/>
            </w:rPr>
          </w:rPrChange>
        </w:rPr>
      </w:pPr>
      <w:proofErr w:type="spellStart"/>
      <w:ins w:id="805" w:author="Sri Harsha Mekala" w:date="2016-12-01T08:00:00Z">
        <w:r w:rsidRPr="00813C75">
          <w:rPr>
            <w:rFonts w:ascii="Times New Roman" w:eastAsia="Times New Roman" w:hAnsi="Times New Roman" w:cs="Times New Roman"/>
            <w:b/>
            <w:bCs/>
            <w:sz w:val="24"/>
            <w:rPrChange w:id="806" w:author="Sri Pravallika Maddipati" w:date="2016-12-01T23:29:00Z">
              <w:rPr>
                <w:rFonts w:ascii="Times New Roman" w:hAnsi="Times New Roman" w:cs="Times New Roman"/>
                <w:b/>
              </w:rPr>
            </w:rPrChange>
          </w:rPr>
          <w:t>Coinbase</w:t>
        </w:r>
        <w:proofErr w:type="spellEnd"/>
        <w:r w:rsidRPr="00813C75">
          <w:rPr>
            <w:rFonts w:ascii="Times New Roman" w:eastAsia="Times New Roman" w:hAnsi="Times New Roman" w:cs="Times New Roman"/>
            <w:b/>
            <w:bCs/>
            <w:sz w:val="24"/>
            <w:rPrChange w:id="807" w:author="Sri Pravallika Maddipati" w:date="2016-12-01T23:29:00Z">
              <w:rPr>
                <w:rFonts w:ascii="Times New Roman" w:hAnsi="Times New Roman" w:cs="Times New Roman"/>
                <w:b/>
              </w:rPr>
            </w:rPrChange>
          </w:rPr>
          <w:t>:</w:t>
        </w:r>
        <w:r w:rsidRPr="00813C75">
          <w:rPr>
            <w:rFonts w:ascii="Times New Roman" w:eastAsia="Times New Roman" w:hAnsi="Times New Roman" w:cs="Times New Roman"/>
            <w:sz w:val="24"/>
            <w:rPrChange w:id="808" w:author="Sri Harsha Mekala" w:date="2016-12-01T10:29:00Z">
              <w:rPr>
                <w:rFonts w:ascii="Times New Roman" w:hAnsi="Times New Roman" w:cs="Times New Roman"/>
              </w:rPr>
            </w:rPrChange>
          </w:rPr>
          <w:t xml:space="preserve"> A 160-bit address to which the sum of mining reward and the contract transaction execution refunds from successful mining of a block are transferred. </w:t>
        </w:r>
      </w:ins>
    </w:p>
    <w:p w14:paraId="4C80CE43" w14:textId="77777777" w:rsidR="00B90422" w:rsidRPr="00813C75" w:rsidRDefault="00B90422">
      <w:pPr>
        <w:pStyle w:val="ListParagraph"/>
        <w:numPr>
          <w:ilvl w:val="0"/>
          <w:numId w:val="16"/>
        </w:numPr>
        <w:spacing w:after="0" w:line="480" w:lineRule="auto"/>
        <w:jc w:val="both"/>
        <w:rPr>
          <w:ins w:id="809" w:author="Sri Harsha Mekala" w:date="2016-12-01T08:00:00Z"/>
          <w:rFonts w:ascii="Times New Roman" w:eastAsia="Times New Roman" w:hAnsi="Times New Roman" w:cs="Times New Roman"/>
          <w:sz w:val="24"/>
          <w:rPrChange w:id="810" w:author="Sri Harsha Mekala" w:date="2016-12-01T10:29:00Z">
            <w:rPr>
              <w:ins w:id="811" w:author="Sri Harsha Mekala" w:date="2016-12-01T08:00:00Z"/>
              <w:rFonts w:ascii="Times New Roman" w:hAnsi="Times New Roman" w:cs="Times New Roman"/>
            </w:rPr>
          </w:rPrChange>
        </w:rPr>
      </w:pPr>
      <w:ins w:id="812" w:author="Sri Harsha Mekala" w:date="2016-12-01T08:00:00Z">
        <w:r w:rsidRPr="00813C75">
          <w:rPr>
            <w:rFonts w:ascii="Times New Roman" w:eastAsia="Times New Roman" w:hAnsi="Times New Roman" w:cs="Times New Roman"/>
            <w:b/>
            <w:bCs/>
            <w:sz w:val="24"/>
            <w:rPrChange w:id="813" w:author="Sri Pravallika Maddipati" w:date="2016-12-01T16:06:00Z">
              <w:rPr>
                <w:rFonts w:ascii="Times New Roman" w:hAnsi="Times New Roman" w:cs="Times New Roman"/>
                <w:b/>
              </w:rPr>
            </w:rPrChange>
          </w:rPr>
          <w:t>Timestamp:</w:t>
        </w:r>
        <w:r w:rsidRPr="00813C75">
          <w:rPr>
            <w:rFonts w:ascii="Times New Roman" w:eastAsia="Times New Roman" w:hAnsi="Times New Roman" w:cs="Times New Roman"/>
            <w:sz w:val="24"/>
            <w:rPrChange w:id="814" w:author="Sri Harsha Mekala" w:date="2016-12-01T10:29:00Z">
              <w:rPr>
                <w:rFonts w:ascii="Times New Roman" w:hAnsi="Times New Roman" w:cs="Times New Roman"/>
              </w:rPr>
            </w:rPrChange>
          </w:rPr>
          <w:t xml:space="preserve"> This is a scalar equivalent representation of the output of Unix </w:t>
        </w:r>
        <w:proofErr w:type="gramStart"/>
        <w:r w:rsidRPr="00813C75">
          <w:rPr>
            <w:rFonts w:ascii="Times New Roman" w:eastAsia="Times New Roman" w:hAnsi="Times New Roman" w:cs="Times New Roman"/>
            <w:sz w:val="24"/>
            <w:rPrChange w:id="815" w:author="Sri Harsha Mekala" w:date="2016-12-01T10:29:00Z">
              <w:rPr>
                <w:rFonts w:ascii="Times New Roman" w:hAnsi="Times New Roman" w:cs="Times New Roman"/>
              </w:rPr>
            </w:rPrChange>
          </w:rPr>
          <w:t>time(</w:t>
        </w:r>
        <w:proofErr w:type="gramEnd"/>
        <w:r w:rsidRPr="00813C75">
          <w:rPr>
            <w:rFonts w:ascii="Times New Roman" w:eastAsia="Times New Roman" w:hAnsi="Times New Roman" w:cs="Times New Roman"/>
            <w:sz w:val="24"/>
            <w:rPrChange w:id="816" w:author="Sri Harsha Mekala" w:date="2016-12-01T10:29:00Z">
              <w:rPr>
                <w:rFonts w:ascii="Times New Roman" w:hAnsi="Times New Roman" w:cs="Times New Roman"/>
              </w:rPr>
            </w:rPrChange>
          </w:rPr>
          <w:t>) function at a particular blocks inception.  This is used to enforce a homeostasis in terms of the time difference between blocks. The difficulty level of a block is adjusted based on time difference between two of its preceding blocks. If the time period is too large, the difficulty is reduced and vice-versa.</w:t>
        </w:r>
      </w:ins>
    </w:p>
    <w:p w14:paraId="0475B6F6" w14:textId="77777777" w:rsidR="00B90422" w:rsidRPr="00813C75" w:rsidRDefault="00B90422">
      <w:pPr>
        <w:pStyle w:val="ListParagraph"/>
        <w:numPr>
          <w:ilvl w:val="0"/>
          <w:numId w:val="16"/>
        </w:numPr>
        <w:spacing w:after="0" w:line="480" w:lineRule="auto"/>
        <w:jc w:val="both"/>
        <w:rPr>
          <w:ins w:id="817" w:author="Sri Harsha Mekala" w:date="2016-12-01T08:00:00Z"/>
          <w:rFonts w:ascii="Times New Roman" w:eastAsia="Times New Roman" w:hAnsi="Times New Roman" w:cs="Times New Roman"/>
          <w:sz w:val="24"/>
          <w:rPrChange w:id="818" w:author="Sri Harsha Mekala" w:date="2016-12-01T10:29:00Z">
            <w:rPr>
              <w:ins w:id="819" w:author="Sri Harsha Mekala" w:date="2016-12-01T08:00:00Z"/>
              <w:rFonts w:ascii="Times New Roman" w:hAnsi="Times New Roman" w:cs="Times New Roman"/>
            </w:rPr>
          </w:rPrChange>
        </w:rPr>
      </w:pPr>
      <w:proofErr w:type="spellStart"/>
      <w:ins w:id="820" w:author="Sri Harsha Mekala" w:date="2016-12-01T08:00:00Z">
        <w:r w:rsidRPr="00813C75">
          <w:rPr>
            <w:rFonts w:ascii="Times New Roman" w:eastAsia="Times New Roman" w:hAnsi="Times New Roman" w:cs="Times New Roman"/>
            <w:b/>
            <w:bCs/>
            <w:sz w:val="24"/>
            <w:rPrChange w:id="821" w:author="Sri Pravallika Maddipati" w:date="2016-12-01T23:29:00Z">
              <w:rPr>
                <w:rFonts w:ascii="Times New Roman" w:hAnsi="Times New Roman" w:cs="Times New Roman"/>
                <w:b/>
              </w:rPr>
            </w:rPrChange>
          </w:rPr>
          <w:lastRenderedPageBreak/>
          <w:t>ParentHash</w:t>
        </w:r>
        <w:proofErr w:type="spellEnd"/>
        <w:r w:rsidRPr="00813C75">
          <w:rPr>
            <w:rFonts w:ascii="Times New Roman" w:eastAsia="Times New Roman" w:hAnsi="Times New Roman" w:cs="Times New Roman"/>
            <w:b/>
            <w:bCs/>
            <w:sz w:val="24"/>
            <w:rPrChange w:id="822" w:author="Sri Pravallika Maddipati" w:date="2016-12-01T23:29:00Z">
              <w:rPr>
                <w:rFonts w:ascii="Times New Roman" w:hAnsi="Times New Roman" w:cs="Times New Roman"/>
                <w:b/>
              </w:rPr>
            </w:rPrChange>
          </w:rPr>
          <w:t>:</w:t>
        </w:r>
        <w:r w:rsidRPr="00813C75">
          <w:rPr>
            <w:rFonts w:ascii="Times New Roman" w:eastAsia="Times New Roman" w:hAnsi="Times New Roman" w:cs="Times New Roman"/>
            <w:sz w:val="24"/>
            <w:rPrChange w:id="823" w:author="Sri Harsha Mekala" w:date="2016-12-01T10:29:00Z">
              <w:rPr>
                <w:rFonts w:ascii="Times New Roman" w:hAnsi="Times New Roman" w:cs="Times New Roman"/>
              </w:rPr>
            </w:rPrChange>
          </w:rPr>
          <w:t xml:space="preserve"> This is the </w:t>
        </w:r>
        <w:proofErr w:type="spellStart"/>
        <w:r w:rsidRPr="00813C75">
          <w:rPr>
            <w:rFonts w:ascii="Times New Roman" w:eastAsia="Times New Roman" w:hAnsi="Times New Roman" w:cs="Times New Roman"/>
            <w:sz w:val="24"/>
            <w:rPrChange w:id="824" w:author="Sri Harsha Mekala" w:date="2016-12-01T10:29:00Z">
              <w:rPr>
                <w:rFonts w:ascii="Times New Roman" w:hAnsi="Times New Roman" w:cs="Times New Roman"/>
              </w:rPr>
            </w:rPrChange>
          </w:rPr>
          <w:t>keccak</w:t>
        </w:r>
        <w:proofErr w:type="spellEnd"/>
        <w:r w:rsidRPr="00813C75">
          <w:rPr>
            <w:rFonts w:ascii="Times New Roman" w:eastAsia="Times New Roman" w:hAnsi="Times New Roman" w:cs="Times New Roman"/>
            <w:sz w:val="24"/>
            <w:rPrChange w:id="825" w:author="Sri Harsha Mekala" w:date="2016-12-01T10:29:00Z">
              <w:rPr>
                <w:rFonts w:ascii="Times New Roman" w:hAnsi="Times New Roman" w:cs="Times New Roman"/>
              </w:rPr>
            </w:rPrChange>
          </w:rPr>
          <w:t xml:space="preserve"> (sha-3) 256-bit hash of the parent block’s header including its nonce and </w:t>
        </w:r>
        <w:proofErr w:type="spellStart"/>
        <w:r w:rsidRPr="00813C75">
          <w:rPr>
            <w:rFonts w:ascii="Times New Roman" w:eastAsia="Times New Roman" w:hAnsi="Times New Roman" w:cs="Times New Roman"/>
            <w:sz w:val="24"/>
            <w:rPrChange w:id="826" w:author="Sri Harsha Mekala" w:date="2016-12-01T10:29:00Z">
              <w:rPr>
                <w:rFonts w:ascii="Times New Roman" w:hAnsi="Times New Roman" w:cs="Times New Roman"/>
              </w:rPr>
            </w:rPrChange>
          </w:rPr>
          <w:t>mixhash</w:t>
        </w:r>
        <w:proofErr w:type="spellEnd"/>
        <w:r w:rsidRPr="00813C75">
          <w:rPr>
            <w:rFonts w:ascii="Times New Roman" w:eastAsia="Times New Roman" w:hAnsi="Times New Roman" w:cs="Times New Roman"/>
            <w:sz w:val="24"/>
            <w:rPrChange w:id="827" w:author="Sri Harsha Mekala" w:date="2016-12-01T10:29:00Z">
              <w:rPr>
                <w:rFonts w:ascii="Times New Roman" w:hAnsi="Times New Roman" w:cs="Times New Roman"/>
              </w:rPr>
            </w:rPrChange>
          </w:rPr>
          <w:t>. This value basically is a pointer to the parent block, thus building the block chain effectively.</w:t>
        </w:r>
      </w:ins>
    </w:p>
    <w:p w14:paraId="32F8ADF2" w14:textId="52835B65" w:rsidR="00B90422" w:rsidRPr="00813C75" w:rsidRDefault="00B90422">
      <w:pPr>
        <w:pStyle w:val="ListParagraph"/>
        <w:numPr>
          <w:ilvl w:val="0"/>
          <w:numId w:val="16"/>
        </w:numPr>
        <w:spacing w:after="0" w:line="480" w:lineRule="auto"/>
        <w:jc w:val="both"/>
        <w:rPr>
          <w:ins w:id="828" w:author="Sri Harsha Mekala" w:date="2016-12-01T08:00:00Z"/>
          <w:rFonts w:ascii="Times New Roman" w:eastAsia="Times New Roman" w:hAnsi="Times New Roman" w:cs="Times New Roman"/>
          <w:sz w:val="24"/>
          <w:rPrChange w:id="829" w:author="Sri Harsha Mekala" w:date="2016-12-01T10:29:00Z">
            <w:rPr>
              <w:ins w:id="830" w:author="Sri Harsha Mekala" w:date="2016-12-01T08:00:00Z"/>
              <w:rFonts w:ascii="Times New Roman" w:hAnsi="Times New Roman" w:cs="Times New Roman"/>
            </w:rPr>
          </w:rPrChange>
        </w:rPr>
      </w:pPr>
      <w:proofErr w:type="spellStart"/>
      <w:ins w:id="831" w:author="Sri Harsha Mekala" w:date="2016-12-01T08:00:00Z">
        <w:r w:rsidRPr="00813C75">
          <w:rPr>
            <w:rFonts w:ascii="Times New Roman" w:eastAsia="Times New Roman" w:hAnsi="Times New Roman" w:cs="Times New Roman"/>
            <w:b/>
            <w:bCs/>
            <w:sz w:val="24"/>
            <w:rPrChange w:id="832" w:author="Sri Pravallika Maddipati" w:date="2016-12-01T23:29:00Z">
              <w:rPr>
                <w:rFonts w:ascii="Times New Roman" w:hAnsi="Times New Roman" w:cs="Times New Roman"/>
                <w:b/>
              </w:rPr>
            </w:rPrChange>
          </w:rPr>
          <w:t>ExtraData</w:t>
        </w:r>
        <w:proofErr w:type="spellEnd"/>
        <w:r w:rsidRPr="00813C75">
          <w:rPr>
            <w:rFonts w:ascii="Times New Roman" w:eastAsia="Times New Roman" w:hAnsi="Times New Roman" w:cs="Times New Roman"/>
            <w:b/>
            <w:bCs/>
            <w:sz w:val="24"/>
            <w:rPrChange w:id="833" w:author="Sri Pravallika Maddipati" w:date="2016-12-01T23:29:00Z">
              <w:rPr>
                <w:rFonts w:ascii="Times New Roman" w:hAnsi="Times New Roman" w:cs="Times New Roman"/>
                <w:b/>
              </w:rPr>
            </w:rPrChange>
          </w:rPr>
          <w:t xml:space="preserve">: </w:t>
        </w:r>
        <w:r w:rsidRPr="00813C75">
          <w:rPr>
            <w:rFonts w:ascii="Times New Roman" w:eastAsia="Times New Roman" w:hAnsi="Times New Roman" w:cs="Times New Roman"/>
            <w:sz w:val="24"/>
            <w:rPrChange w:id="834" w:author="Sri Harsha Mekala" w:date="2016-12-01T10:29:00Z">
              <w:rPr>
                <w:rFonts w:ascii="Times New Roman" w:hAnsi="Times New Roman" w:cs="Times New Roman"/>
              </w:rPr>
            </w:rPrChange>
          </w:rPr>
          <w:t xml:space="preserve">This is an optional field of max </w:t>
        </w:r>
      </w:ins>
      <w:ins w:id="835" w:author="Sri Harsha Mekala" w:date="2016-12-01T08:10:00Z">
        <w:r w:rsidR="007B0DCD" w:rsidRPr="00813C75">
          <w:rPr>
            <w:rFonts w:ascii="Times New Roman" w:eastAsia="Times New Roman" w:hAnsi="Times New Roman" w:cs="Times New Roman"/>
            <w:sz w:val="24"/>
            <w:rPrChange w:id="836" w:author="Sri Harsha Mekala" w:date="2016-12-01T10:29:00Z">
              <w:rPr>
                <w:rFonts w:ascii="Times New Roman" w:hAnsi="Times New Roman" w:cs="Times New Roman"/>
              </w:rPr>
            </w:rPrChange>
          </w:rPr>
          <w:t>32-byte</w:t>
        </w:r>
      </w:ins>
      <w:ins w:id="837" w:author="Sri Harsha Mekala" w:date="2016-12-01T08:00:00Z">
        <w:r w:rsidRPr="00813C75">
          <w:rPr>
            <w:rFonts w:ascii="Times New Roman" w:eastAsia="Times New Roman" w:hAnsi="Times New Roman" w:cs="Times New Roman"/>
            <w:sz w:val="24"/>
            <w:rPrChange w:id="838" w:author="Sri Harsha Mekala" w:date="2016-12-01T10:29:00Z">
              <w:rPr>
                <w:rFonts w:ascii="Times New Roman" w:hAnsi="Times New Roman" w:cs="Times New Roman"/>
              </w:rPr>
            </w:rPrChange>
          </w:rPr>
          <w:t xml:space="preserve"> long space.</w:t>
        </w:r>
      </w:ins>
    </w:p>
    <w:p w14:paraId="27746B65" w14:textId="02CB7B4C" w:rsidR="00E93610" w:rsidRPr="003729F9" w:rsidRDefault="00B90422" w:rsidP="003729F9">
      <w:pPr>
        <w:pStyle w:val="ListParagraph"/>
        <w:numPr>
          <w:ilvl w:val="0"/>
          <w:numId w:val="16"/>
        </w:numPr>
        <w:spacing w:after="240" w:line="480" w:lineRule="auto"/>
        <w:contextualSpacing w:val="0"/>
        <w:jc w:val="both"/>
        <w:rPr>
          <w:ins w:id="839" w:author="Sri Harsha Mekala" w:date="2016-12-01T07:59:00Z"/>
          <w:rFonts w:ascii="Times New Roman" w:eastAsia="Times New Roman" w:hAnsi="Times New Roman" w:cs="Times New Roman"/>
          <w:sz w:val="24"/>
        </w:rPr>
      </w:pPr>
      <w:proofErr w:type="spellStart"/>
      <w:ins w:id="840" w:author="Sri Harsha Mekala" w:date="2016-12-01T08:00:00Z">
        <w:r w:rsidRPr="00813C75">
          <w:rPr>
            <w:rFonts w:ascii="Times New Roman" w:eastAsia="Times New Roman" w:hAnsi="Times New Roman" w:cs="Times New Roman"/>
            <w:b/>
            <w:bCs/>
            <w:sz w:val="24"/>
            <w:rPrChange w:id="841" w:author="Sri Pravallika Maddipati" w:date="2016-12-01T23:29:00Z">
              <w:rPr>
                <w:rFonts w:ascii="Times New Roman" w:hAnsi="Times New Roman" w:cs="Times New Roman"/>
                <w:b/>
              </w:rPr>
            </w:rPrChange>
          </w:rPr>
          <w:t>GasLimit</w:t>
        </w:r>
        <w:proofErr w:type="spellEnd"/>
        <w:r w:rsidRPr="00813C75">
          <w:rPr>
            <w:rFonts w:ascii="Times New Roman" w:eastAsia="Times New Roman" w:hAnsi="Times New Roman" w:cs="Times New Roman"/>
            <w:b/>
            <w:bCs/>
            <w:sz w:val="24"/>
            <w:rPrChange w:id="842" w:author="Sri Pravallika Maddipati" w:date="2016-12-01T23:29:00Z">
              <w:rPr>
                <w:rFonts w:ascii="Times New Roman" w:hAnsi="Times New Roman" w:cs="Times New Roman"/>
                <w:b/>
              </w:rPr>
            </w:rPrChange>
          </w:rPr>
          <w:t>:</w:t>
        </w:r>
        <w:r w:rsidRPr="00813C75">
          <w:rPr>
            <w:rFonts w:ascii="Times New Roman" w:eastAsia="Times New Roman" w:hAnsi="Times New Roman" w:cs="Times New Roman"/>
            <w:sz w:val="24"/>
            <w:rPrChange w:id="843" w:author="Sri Harsha Mekala" w:date="2016-12-01T10:29:00Z">
              <w:rPr>
                <w:rFonts w:ascii="Times New Roman" w:hAnsi="Times New Roman" w:cs="Times New Roman"/>
              </w:rPr>
            </w:rPrChange>
          </w:rPr>
          <w:t xml:space="preserve"> In Ethereum, every operation is associated with a gas value which is a measure of the computational effort required to complete an operation. The current chain-wide limit of gas expenditure per block is represented by </w:t>
        </w:r>
        <w:proofErr w:type="spellStart"/>
        <w:r w:rsidRPr="00813C75">
          <w:rPr>
            <w:rFonts w:ascii="Times New Roman" w:eastAsia="Times New Roman" w:hAnsi="Times New Roman" w:cs="Times New Roman"/>
            <w:sz w:val="24"/>
            <w:rPrChange w:id="844" w:author="Sri Harsha Mekala" w:date="2016-12-01T10:29:00Z">
              <w:rPr>
                <w:rFonts w:ascii="Times New Roman" w:hAnsi="Times New Roman" w:cs="Times New Roman"/>
              </w:rPr>
            </w:rPrChange>
          </w:rPr>
          <w:t>gasLimit</w:t>
        </w:r>
        <w:proofErr w:type="spellEnd"/>
        <w:r w:rsidRPr="00813C75">
          <w:rPr>
            <w:rFonts w:ascii="Times New Roman" w:eastAsia="Times New Roman" w:hAnsi="Times New Roman" w:cs="Times New Roman"/>
            <w:sz w:val="24"/>
            <w:rPrChange w:id="845" w:author="Sri Harsha Mekala" w:date="2016-12-01T10:29:00Z">
              <w:rPr>
                <w:rFonts w:ascii="Times New Roman" w:hAnsi="Times New Roman" w:cs="Times New Roman"/>
              </w:rPr>
            </w:rPrChange>
          </w:rPr>
          <w:t>.</w:t>
        </w:r>
        <w:r w:rsidR="007B0DCD" w:rsidRPr="00813C75">
          <w:rPr>
            <w:rFonts w:ascii="Times New Roman" w:eastAsia="Times New Roman" w:hAnsi="Times New Roman" w:cs="Times New Roman"/>
            <w:sz w:val="24"/>
            <w:rPrChange w:id="846" w:author="Sri Harsha Mekala" w:date="2016-12-01T10:29:00Z">
              <w:rPr>
                <w:rFonts w:ascii="Times New Roman" w:hAnsi="Times New Roman" w:cs="Times New Roman"/>
              </w:rPr>
            </w:rPrChange>
          </w:rPr>
          <w:t xml:space="preserve"> </w:t>
        </w:r>
      </w:ins>
    </w:p>
    <w:p w14:paraId="0A491EC9" w14:textId="6A602610" w:rsidR="00E93610" w:rsidRPr="00345FEC" w:rsidRDefault="00E93610" w:rsidP="00345FEC">
      <w:pPr>
        <w:pStyle w:val="Heading1"/>
        <w:spacing w:line="480" w:lineRule="auto"/>
        <w:jc w:val="center"/>
        <w:rPr>
          <w:rFonts w:ascii="Times New Roman" w:eastAsia="Times New Roman" w:hAnsi="Times New Roman" w:cs="Times New Roman"/>
          <w:b/>
          <w:bCs/>
          <w:color w:val="auto"/>
          <w:sz w:val="28"/>
          <w:szCs w:val="28"/>
        </w:rPr>
      </w:pPr>
      <w:bookmarkStart w:id="847" w:name="_Toc468477644"/>
      <w:r w:rsidRPr="00345FEC">
        <w:rPr>
          <w:rFonts w:ascii="Times New Roman" w:eastAsia="Times New Roman" w:hAnsi="Times New Roman" w:cs="Times New Roman"/>
          <w:b/>
          <w:bCs/>
          <w:color w:val="auto"/>
          <w:sz w:val="28"/>
          <w:szCs w:val="28"/>
          <w:rPrChange w:id="848" w:author="Sri Pravallika Maddipati" w:date="2016-12-01T16:06:00Z">
            <w:rPr>
              <w:rFonts w:ascii="Times New Roman" w:hAnsi="Times New Roman" w:cs="Times New Roman"/>
              <w:b/>
              <w:sz w:val="28"/>
              <w:szCs w:val="24"/>
            </w:rPr>
          </w:rPrChange>
        </w:rPr>
        <w:t>Appendix C. Operating on a Private Blockchain</w:t>
      </w:r>
      <w:bookmarkEnd w:id="847"/>
    </w:p>
    <w:p w14:paraId="6690B838" w14:textId="77777777" w:rsidR="00E93610" w:rsidRDefault="00E93610" w:rsidP="00E93610">
      <w:pPr>
        <w:spacing w:after="0" w:line="480" w:lineRule="auto"/>
        <w:jc w:val="both"/>
        <w:rPr>
          <w:ins w:id="849" w:author="Sri Harsha Mekala" w:date="2016-12-01T09:00:00Z"/>
          <w:rFonts w:ascii="Times New Roman" w:eastAsia="Times New Roman" w:hAnsi="Times New Roman" w:cs="Times New Roman"/>
          <w:b/>
          <w:bCs/>
          <w:sz w:val="24"/>
          <w:szCs w:val="24"/>
        </w:rPr>
      </w:pPr>
      <w:ins w:id="850" w:author="Sri Harsha Mekala" w:date="2016-12-01T08:36:00Z">
        <w:r w:rsidRPr="0023465D">
          <w:rPr>
            <w:rFonts w:ascii="Times New Roman" w:eastAsia="Times New Roman" w:hAnsi="Times New Roman" w:cs="Times New Roman"/>
            <w:b/>
            <w:bCs/>
            <w:sz w:val="24"/>
            <w:szCs w:val="24"/>
          </w:rPr>
          <w:t>Starting a Node:</w:t>
        </w:r>
      </w:ins>
    </w:p>
    <w:p w14:paraId="43F8F6D2" w14:textId="0A20066A" w:rsidR="001E0CF1" w:rsidRPr="001E0CF1" w:rsidRDefault="001E0CF1">
      <w:pPr>
        <w:spacing w:after="0" w:line="480" w:lineRule="auto"/>
        <w:jc w:val="both"/>
        <w:rPr>
          <w:ins w:id="851" w:author="Sri Harsha Mekala" w:date="2016-12-01T08:36:00Z"/>
          <w:rFonts w:ascii="Times New Roman" w:eastAsia="Times New Roman" w:hAnsi="Times New Roman" w:cs="Times New Roman"/>
          <w:sz w:val="24"/>
          <w:szCs w:val="24"/>
          <w:rPrChange w:id="852" w:author="Sri Pravallika Maddipati" w:date="2016-12-01T23:29:00Z">
            <w:rPr>
              <w:ins w:id="853" w:author="Sri Harsha Mekala" w:date="2016-12-01T08:36:00Z"/>
              <w:rFonts w:ascii="Times New Roman" w:eastAsia="Times New Roman" w:hAnsi="Times New Roman" w:cs="Times New Roman"/>
              <w:b/>
              <w:bCs/>
              <w:sz w:val="24"/>
              <w:szCs w:val="24"/>
            </w:rPr>
          </w:rPrChange>
        </w:rPr>
        <w:pPrChange w:id="854" w:author="Sri Pravallika Maddipati" w:date="2016-12-01T23:29:00Z">
          <w:pPr>
            <w:jc w:val="both"/>
          </w:pPr>
        </w:pPrChange>
      </w:pPr>
      <w:ins w:id="855" w:author="Sri Harsha Mekala" w:date="2016-12-01T09:00:00Z">
        <w:r w:rsidRPr="24D47E9E">
          <w:rPr>
            <w:rFonts w:ascii="Times New Roman" w:eastAsia="Times New Roman" w:hAnsi="Times New Roman" w:cs="Times New Roman"/>
            <w:sz w:val="24"/>
            <w:szCs w:val="24"/>
            <w:rPrChange w:id="856" w:author="Sri Pravallika Maddipati" w:date="2016-12-01T23:29:00Z">
              <w:rPr>
                <w:rFonts w:ascii="Times New Roman" w:eastAsia="Times New Roman" w:hAnsi="Times New Roman" w:cs="Times New Roman"/>
                <w:b/>
                <w:bCs/>
                <w:sz w:val="24"/>
                <w:szCs w:val="24"/>
              </w:rPr>
            </w:rPrChange>
          </w:rPr>
          <w:t xml:space="preserve">For initializing the </w:t>
        </w:r>
        <w:proofErr w:type="spellStart"/>
        <w:r w:rsidRPr="24D47E9E">
          <w:rPr>
            <w:rFonts w:ascii="Times New Roman" w:eastAsia="Times New Roman" w:hAnsi="Times New Roman" w:cs="Times New Roman"/>
            <w:sz w:val="24"/>
            <w:szCs w:val="24"/>
            <w:rPrChange w:id="857" w:author="Sri Pravallika Maddipati" w:date="2016-12-01T23:29:00Z">
              <w:rPr>
                <w:rFonts w:ascii="Times New Roman" w:eastAsia="Times New Roman" w:hAnsi="Times New Roman" w:cs="Times New Roman"/>
                <w:b/>
                <w:bCs/>
                <w:sz w:val="24"/>
                <w:szCs w:val="24"/>
              </w:rPr>
            </w:rPrChange>
          </w:rPr>
          <w:t>ethereum</w:t>
        </w:r>
        <w:proofErr w:type="spellEnd"/>
        <w:r w:rsidRPr="24D47E9E">
          <w:rPr>
            <w:rFonts w:ascii="Times New Roman" w:eastAsia="Times New Roman" w:hAnsi="Times New Roman" w:cs="Times New Roman"/>
            <w:sz w:val="24"/>
            <w:szCs w:val="24"/>
            <w:rPrChange w:id="858" w:author="Sri Pravallika Maddipati" w:date="2016-12-01T23:29:00Z">
              <w:rPr>
                <w:rFonts w:ascii="Times New Roman" w:eastAsia="Times New Roman" w:hAnsi="Times New Roman" w:cs="Times New Roman"/>
                <w:b/>
                <w:bCs/>
                <w:sz w:val="24"/>
                <w:szCs w:val="24"/>
              </w:rPr>
            </w:rPrChange>
          </w:rPr>
          <w:t xml:space="preserve"> node with the genesis block issue the following command</w:t>
        </w:r>
      </w:ins>
    </w:p>
    <w:p w14:paraId="58F81BF3" w14:textId="17694E86" w:rsidR="00E93610" w:rsidRPr="00EB6208" w:rsidRDefault="00E93610">
      <w:pPr>
        <w:spacing w:line="480" w:lineRule="auto"/>
        <w:ind w:left="720"/>
        <w:jc w:val="both"/>
        <w:rPr>
          <w:rFonts w:ascii="Times New Roman" w:eastAsia="Times New Roman" w:hAnsi="Times New Roman" w:cs="Times New Roman"/>
          <w:i/>
          <w:iCs/>
          <w:sz w:val="28"/>
          <w:szCs w:val="28"/>
          <w:rPrChange w:id="859" w:author="Sri Pravallika Maddipati" w:date="2016-12-01T23:29:00Z">
            <w:rPr/>
          </w:rPrChange>
        </w:rPr>
        <w:pPrChange w:id="860" w:author="Sri Pravallika Maddipati" w:date="2016-12-01T23:29:00Z">
          <w:pPr>
            <w:spacing w:line="480" w:lineRule="auto"/>
            <w:jc w:val="both"/>
          </w:pPr>
        </w:pPrChange>
      </w:pPr>
      <w:proofErr w:type="spellStart"/>
      <w:proofErr w:type="gramStart"/>
      <w:ins w:id="861" w:author="Sri Harsha Mekala" w:date="2016-12-01T08:36:00Z">
        <w:r w:rsidRPr="24D47E9E">
          <w:rPr>
            <w:rFonts w:ascii="Times New Roman" w:eastAsia="Times New Roman" w:hAnsi="Times New Roman" w:cs="Times New Roman"/>
            <w:i/>
            <w:iCs/>
            <w:sz w:val="24"/>
            <w:szCs w:val="24"/>
          </w:rPr>
          <w:t>geth</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datadir</w:t>
        </w:r>
        <w:proofErr w:type="spellEnd"/>
        <w:r w:rsidRPr="24D47E9E">
          <w:rPr>
            <w:rFonts w:ascii="Times New Roman" w:eastAsia="Times New Roman" w:hAnsi="Times New Roman" w:cs="Times New Roman"/>
            <w:i/>
            <w:iCs/>
            <w:sz w:val="24"/>
            <w:szCs w:val="24"/>
          </w:rPr>
          <w:t xml:space="preserve"> “/home/pi/private/blockchain” --</w:t>
        </w:r>
        <w:proofErr w:type="spellStart"/>
        <w:r w:rsidRPr="24D47E9E">
          <w:rPr>
            <w:rFonts w:ascii="Times New Roman" w:eastAsia="Times New Roman" w:hAnsi="Times New Roman" w:cs="Times New Roman"/>
            <w:i/>
            <w:iCs/>
            <w:sz w:val="24"/>
            <w:szCs w:val="24"/>
          </w:rPr>
          <w:t>networkid</w:t>
        </w:r>
        <w:proofErr w:type="spellEnd"/>
        <w:r w:rsidRPr="24D47E9E">
          <w:rPr>
            <w:rFonts w:ascii="Times New Roman" w:eastAsia="Times New Roman" w:hAnsi="Times New Roman" w:cs="Times New Roman"/>
            <w:i/>
            <w:iCs/>
            <w:sz w:val="24"/>
            <w:szCs w:val="24"/>
          </w:rPr>
          <w:t xml:space="preserve"> 3141592 --</w:t>
        </w:r>
        <w:proofErr w:type="spellStart"/>
        <w:r w:rsidRPr="24D47E9E">
          <w:rPr>
            <w:rFonts w:ascii="Times New Roman" w:eastAsia="Times New Roman" w:hAnsi="Times New Roman" w:cs="Times New Roman"/>
            <w:i/>
            <w:iCs/>
            <w:sz w:val="24"/>
            <w:szCs w:val="24"/>
          </w:rPr>
          <w:t>ipcdisable</w:t>
        </w:r>
        <w:proofErr w:type="spellEnd"/>
        <w:r w:rsidRPr="24D47E9E">
          <w:rPr>
            <w:rFonts w:ascii="Times New Roman" w:eastAsia="Times New Roman" w:hAnsi="Times New Roman" w:cs="Times New Roman"/>
            <w:i/>
            <w:iCs/>
            <w:sz w:val="24"/>
            <w:szCs w:val="24"/>
          </w:rPr>
          <w:t xml:space="preserve"> --port 30302 --</w:t>
        </w:r>
        <w:proofErr w:type="spellStart"/>
        <w:r w:rsidRPr="24D47E9E">
          <w:rPr>
            <w:rFonts w:ascii="Times New Roman" w:eastAsia="Times New Roman" w:hAnsi="Times New Roman" w:cs="Times New Roman"/>
            <w:i/>
            <w:iCs/>
            <w:sz w:val="24"/>
            <w:szCs w:val="24"/>
          </w:rPr>
          <w:t>rpcport</w:t>
        </w:r>
        <w:proofErr w:type="spellEnd"/>
        <w:r w:rsidRPr="24D47E9E">
          <w:rPr>
            <w:rFonts w:ascii="Times New Roman" w:eastAsia="Times New Roman" w:hAnsi="Times New Roman" w:cs="Times New Roman"/>
            <w:i/>
            <w:iCs/>
            <w:sz w:val="24"/>
            <w:szCs w:val="24"/>
          </w:rPr>
          <w:t xml:space="preserve"> 8102 </w:t>
        </w:r>
        <w:proofErr w:type="spellStart"/>
        <w:r w:rsidRPr="24D47E9E">
          <w:rPr>
            <w:rFonts w:ascii="Times New Roman" w:eastAsia="Times New Roman" w:hAnsi="Times New Roman" w:cs="Times New Roman"/>
            <w:i/>
            <w:iCs/>
            <w:sz w:val="24"/>
            <w:szCs w:val="24"/>
          </w:rPr>
          <w:t>init</w:t>
        </w:r>
        <w:proofErr w:type="spellEnd"/>
        <w:r w:rsidRPr="24D47E9E">
          <w:rPr>
            <w:rFonts w:ascii="Times New Roman" w:eastAsia="Times New Roman" w:hAnsi="Times New Roman" w:cs="Times New Roman"/>
            <w:i/>
            <w:iCs/>
            <w:sz w:val="24"/>
            <w:szCs w:val="24"/>
          </w:rPr>
          <w:t xml:space="preserve"> /home/pi/private/</w:t>
        </w:r>
        <w:proofErr w:type="spellStart"/>
        <w:r w:rsidRPr="24D47E9E">
          <w:rPr>
            <w:rFonts w:ascii="Times New Roman" w:eastAsia="Times New Roman" w:hAnsi="Times New Roman" w:cs="Times New Roman"/>
            <w:i/>
            <w:iCs/>
            <w:sz w:val="24"/>
            <w:szCs w:val="24"/>
          </w:rPr>
          <w:t>customgenesis.json</w:t>
        </w:r>
      </w:ins>
      <w:proofErr w:type="spellEnd"/>
    </w:p>
    <w:p w14:paraId="6D4B0E3E" w14:textId="38CF2948" w:rsidR="001E0CF1" w:rsidRPr="003729F9" w:rsidRDefault="00A12313" w:rsidP="003729F9">
      <w:pPr>
        <w:spacing w:after="240" w:line="240" w:lineRule="auto"/>
        <w:jc w:val="center"/>
        <w:rPr>
          <w:ins w:id="862" w:author="Sri Harsha Mekala" w:date="2016-12-01T09:01:00Z"/>
          <w:rFonts w:ascii="Times New Roman" w:eastAsia="Times New Roman" w:hAnsi="Times New Roman" w:cs="Times New Roman"/>
          <w:i/>
          <w:iCs/>
          <w:sz w:val="28"/>
          <w:szCs w:val="28"/>
        </w:rPr>
      </w:pPr>
      <w:ins w:id="863" w:author="Sri Harsha Mekala" w:date="2016-12-01T08:56:00Z">
        <w:r w:rsidRPr="00AD7F7F">
          <w:rPr>
            <w:i/>
            <w:noProof/>
            <w:rPrChange w:id="864" w:author="Unknown">
              <w:rPr>
                <w:noProof/>
              </w:rPr>
            </w:rPrChange>
          </w:rPr>
          <w:drawing>
            <wp:inline distT="0" distB="0" distL="0" distR="0" wp14:anchorId="6D6016FC" wp14:editId="54DDE1A6">
              <wp:extent cx="6337625" cy="805860"/>
              <wp:effectExtent l="0" t="0" r="0" b="6985"/>
              <wp:docPr id="35" name="Picture 35" descr="../Desktop/Screen%20Shot%202016-11-18%20at%209.1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8%20at%209.11.18%20P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53394" cy="807865"/>
                      </a:xfrm>
                      <a:prstGeom prst="rect">
                        <a:avLst/>
                      </a:prstGeom>
                      <a:noFill/>
                      <a:ln>
                        <a:noFill/>
                      </a:ln>
                    </pic:spPr>
                  </pic:pic>
                </a:graphicData>
              </a:graphic>
            </wp:inline>
          </w:drawing>
        </w:r>
      </w:ins>
      <w:ins w:id="865" w:author="Sri Harsha Mekala" w:date="2016-12-01T08:57:00Z">
        <w:r w:rsidR="001E0CF1" w:rsidRPr="365E8BDA">
          <w:rPr>
            <w:rFonts w:ascii="Times New Roman" w:eastAsia="Times New Roman" w:hAnsi="Times New Roman" w:cs="Times New Roman"/>
            <w:sz w:val="24"/>
            <w:szCs w:val="24"/>
            <w:rPrChange w:id="866" w:author="Sri Pravallika Maddipati" w:date="2016-12-01T16:06:00Z">
              <w:rPr>
                <w:rFonts w:ascii="Times New Roman" w:eastAsia="Times New Roman" w:hAnsi="Times New Roman" w:cs="Times New Roman"/>
                <w:i/>
                <w:iCs/>
                <w:sz w:val="28"/>
                <w:szCs w:val="28"/>
              </w:rPr>
            </w:rPrChange>
          </w:rPr>
          <w:t xml:space="preserve">Figure </w:t>
        </w:r>
      </w:ins>
      <w:ins w:id="867" w:author="Sri Harsha Mekala" w:date="2016-12-01T08:58:00Z">
        <w:r w:rsidR="001E0CF1" w:rsidRPr="365E8BDA">
          <w:rPr>
            <w:rFonts w:ascii="Times New Roman" w:eastAsia="Times New Roman" w:hAnsi="Times New Roman" w:cs="Times New Roman"/>
            <w:sz w:val="24"/>
            <w:szCs w:val="24"/>
            <w:rPrChange w:id="868" w:author="Sri Pravallika Maddipati" w:date="2016-12-01T16:06:00Z">
              <w:rPr>
                <w:rFonts w:ascii="Times New Roman" w:eastAsia="Times New Roman" w:hAnsi="Times New Roman" w:cs="Times New Roman"/>
                <w:i/>
                <w:iCs/>
                <w:sz w:val="28"/>
                <w:szCs w:val="28"/>
              </w:rPr>
            </w:rPrChange>
          </w:rPr>
          <w:t>7.1 Loading the Genesis Block</w:t>
        </w:r>
      </w:ins>
    </w:p>
    <w:p w14:paraId="7C3D845B" w14:textId="77777777" w:rsidR="00E93610" w:rsidRPr="0023465D" w:rsidRDefault="00E93610" w:rsidP="00E93610">
      <w:pPr>
        <w:spacing w:after="120" w:line="480" w:lineRule="auto"/>
        <w:rPr>
          <w:ins w:id="869" w:author="Sri Harsha Mekala" w:date="2016-12-01T08:36:00Z"/>
          <w:rFonts w:ascii="Times New Roman" w:eastAsia="Times New Roman" w:hAnsi="Times New Roman" w:cs="Times New Roman"/>
          <w:sz w:val="24"/>
          <w:szCs w:val="24"/>
        </w:rPr>
      </w:pPr>
      <w:ins w:id="870" w:author="Sri Harsha Mekala" w:date="2016-12-01T08:36:00Z">
        <w:r w:rsidRPr="0023465D">
          <w:rPr>
            <w:rFonts w:ascii="Times New Roman" w:eastAsia="Times New Roman" w:hAnsi="Times New Roman" w:cs="Times New Roman"/>
            <w:sz w:val="24"/>
            <w:szCs w:val="24"/>
          </w:rPr>
          <w:t>After starting these instances, check for a similar message on the console:</w:t>
        </w:r>
      </w:ins>
    </w:p>
    <w:p w14:paraId="5F0B8221" w14:textId="77777777" w:rsidR="00E93610" w:rsidRPr="0023465D" w:rsidRDefault="00E93610" w:rsidP="24D47E9E">
      <w:pPr>
        <w:spacing w:after="120" w:line="480" w:lineRule="auto"/>
        <w:jc w:val="both"/>
        <w:rPr>
          <w:ins w:id="871" w:author="Sri Harsha Mekala" w:date="2016-12-01T08:36:00Z"/>
          <w:rFonts w:ascii="Times New Roman" w:eastAsia="Times New Roman" w:hAnsi="Times New Roman" w:cs="Times New Roman"/>
          <w:i/>
          <w:iCs/>
          <w:sz w:val="24"/>
          <w:szCs w:val="24"/>
        </w:rPr>
      </w:pPr>
      <w:ins w:id="872" w:author="Sri Harsha Mekala" w:date="2016-12-01T08:36:00Z">
        <w:r w:rsidRPr="24D47E9E">
          <w:rPr>
            <w:rFonts w:ascii="Times New Roman" w:eastAsia="Times New Roman" w:hAnsi="Times New Roman" w:cs="Times New Roman"/>
            <w:i/>
            <w:iCs/>
            <w:sz w:val="24"/>
            <w:szCs w:val="24"/>
          </w:rPr>
          <w:t xml:space="preserve">I0829 13:30:07.3423438   3647 backend.go:303] </w:t>
        </w:r>
        <w:proofErr w:type="gramStart"/>
        <w:r w:rsidRPr="24D47E9E">
          <w:rPr>
            <w:rFonts w:ascii="Times New Roman" w:eastAsia="Times New Roman" w:hAnsi="Times New Roman" w:cs="Times New Roman"/>
            <w:i/>
            <w:iCs/>
            <w:sz w:val="24"/>
            <w:szCs w:val="24"/>
          </w:rPr>
          <w:t>Successfully</w:t>
        </w:r>
        <w:proofErr w:type="gramEnd"/>
        <w:r w:rsidRPr="24D47E9E">
          <w:rPr>
            <w:rFonts w:ascii="Times New Roman" w:eastAsia="Times New Roman" w:hAnsi="Times New Roman" w:cs="Times New Roman"/>
            <w:i/>
            <w:iCs/>
            <w:sz w:val="24"/>
            <w:szCs w:val="24"/>
          </w:rPr>
          <w:t xml:space="preserve"> wrote genesis block. New genesis hash =&lt;Hash value of the Genesis Block &gt;</w:t>
        </w:r>
      </w:ins>
    </w:p>
    <w:p w14:paraId="503040B1" w14:textId="26A73FCC" w:rsidR="003729F9" w:rsidRDefault="00E93610" w:rsidP="00E93610">
      <w:pPr>
        <w:spacing w:after="240" w:line="480" w:lineRule="auto"/>
        <w:jc w:val="both"/>
        <w:rPr>
          <w:ins w:id="873" w:author="Sri Harsha Mekala" w:date="2016-12-01T09:01:00Z"/>
          <w:rFonts w:ascii="Times New Roman" w:eastAsia="Times New Roman" w:hAnsi="Times New Roman" w:cs="Times New Roman"/>
          <w:sz w:val="24"/>
          <w:szCs w:val="24"/>
        </w:rPr>
      </w:pPr>
      <w:ins w:id="874" w:author="Sri Harsha Mekala" w:date="2016-12-01T08:36:00Z">
        <w:r w:rsidRPr="0023465D">
          <w:rPr>
            <w:rFonts w:ascii="Times New Roman" w:eastAsia="Times New Roman" w:hAnsi="Times New Roman" w:cs="Times New Roman"/>
            <w:sz w:val="24"/>
            <w:szCs w:val="24"/>
          </w:rPr>
          <w:t>This confirms the successful start of the node with a private blockchain. On the contrary if “</w:t>
        </w:r>
        <w:r w:rsidRPr="24D47E9E">
          <w:rPr>
            <w:rFonts w:ascii="Times New Roman" w:eastAsia="Times New Roman" w:hAnsi="Times New Roman" w:cs="Times New Roman"/>
            <w:i/>
            <w:iCs/>
            <w:sz w:val="24"/>
            <w:szCs w:val="24"/>
          </w:rPr>
          <w:t xml:space="preserve">Warning: Wrote default </w:t>
        </w:r>
        <w:proofErr w:type="spellStart"/>
        <w:r w:rsidRPr="24D47E9E">
          <w:rPr>
            <w:rFonts w:ascii="Times New Roman" w:eastAsia="Times New Roman" w:hAnsi="Times New Roman" w:cs="Times New Roman"/>
            <w:i/>
            <w:iCs/>
            <w:sz w:val="24"/>
            <w:szCs w:val="24"/>
          </w:rPr>
          <w:t>ethereum</w:t>
        </w:r>
        <w:proofErr w:type="spellEnd"/>
        <w:r w:rsidRPr="24D47E9E">
          <w:rPr>
            <w:rFonts w:ascii="Times New Roman" w:eastAsia="Times New Roman" w:hAnsi="Times New Roman" w:cs="Times New Roman"/>
            <w:i/>
            <w:iCs/>
            <w:sz w:val="24"/>
            <w:szCs w:val="24"/>
          </w:rPr>
          <w:t xml:space="preserve"> genesis</w:t>
        </w:r>
        <w:r w:rsidRPr="0023465D">
          <w:rPr>
            <w:rFonts w:ascii="Times New Roman" w:eastAsia="Times New Roman" w:hAnsi="Times New Roman" w:cs="Times New Roman"/>
            <w:sz w:val="24"/>
            <w:szCs w:val="24"/>
          </w:rPr>
          <w:t xml:space="preserve"> </w:t>
        </w:r>
        <w:r w:rsidRPr="24D47E9E">
          <w:rPr>
            <w:rFonts w:ascii="Times New Roman" w:eastAsia="Times New Roman" w:hAnsi="Times New Roman" w:cs="Times New Roman"/>
            <w:i/>
            <w:iCs/>
            <w:sz w:val="24"/>
            <w:szCs w:val="24"/>
          </w:rPr>
          <w:t>block”</w:t>
        </w:r>
        <w:r w:rsidRPr="0023465D">
          <w:rPr>
            <w:rFonts w:ascii="Times New Roman" w:eastAsia="Times New Roman" w:hAnsi="Times New Roman" w:cs="Times New Roman"/>
            <w:sz w:val="24"/>
            <w:szCs w:val="24"/>
          </w:rPr>
          <w:t xml:space="preserve"> is displayed, then starting the node failed due to some error.</w:t>
        </w:r>
      </w:ins>
    </w:p>
    <w:p w14:paraId="6C7611D5" w14:textId="76E070E4" w:rsidR="001E0CF1" w:rsidRPr="00EB6208" w:rsidRDefault="001E0CF1">
      <w:pPr>
        <w:spacing w:line="480" w:lineRule="auto"/>
        <w:jc w:val="both"/>
        <w:rPr>
          <w:rFonts w:ascii="Times New Roman" w:eastAsia="Times New Roman" w:hAnsi="Times New Roman" w:cs="Times New Roman"/>
          <w:sz w:val="24"/>
          <w:szCs w:val="24"/>
          <w:rPrChange w:id="875" w:author="Sri Pravallika Maddipati" w:date="2016-12-01T23:29:00Z">
            <w:rPr/>
          </w:rPrChange>
        </w:rPr>
        <w:pPrChange w:id="876" w:author="Sri Pravallika Maddipati" w:date="2016-12-01T23:29:00Z">
          <w:pPr>
            <w:spacing w:after="240" w:line="480" w:lineRule="auto"/>
            <w:jc w:val="both"/>
          </w:pPr>
        </w:pPrChange>
      </w:pPr>
      <w:ins w:id="877" w:author="Sri Harsha Mekala" w:date="2016-12-01T09:01:00Z">
        <w:r w:rsidRPr="763CD71E">
          <w:rPr>
            <w:rFonts w:ascii="Times New Roman" w:eastAsia="Times New Roman" w:hAnsi="Times New Roman" w:cs="Times New Roman"/>
            <w:sz w:val="24"/>
            <w:szCs w:val="24"/>
            <w:rPrChange w:id="878" w:author="Sri Harsha Mekala" w:date="2016-12-01T09:04:00Z">
              <w:rPr/>
            </w:rPrChange>
          </w:rPr>
          <w:lastRenderedPageBreak/>
          <w:t>Now issue the following command to start the node:</w:t>
        </w:r>
      </w:ins>
    </w:p>
    <w:p w14:paraId="51320856" w14:textId="45DF75D4" w:rsidR="001E0CF1" w:rsidRDefault="001E0CF1">
      <w:pPr>
        <w:spacing w:line="480" w:lineRule="auto"/>
        <w:ind w:left="720"/>
        <w:jc w:val="both"/>
        <w:rPr>
          <w:i/>
          <w:iCs/>
          <w:rPrChange w:id="879" w:author="Sri Pravallika Maddipati" w:date="2016-12-01T23:29:00Z">
            <w:rPr/>
          </w:rPrChange>
        </w:rPr>
        <w:pPrChange w:id="880" w:author="Sri Pravallika Maddipati" w:date="2016-12-01T23:29:00Z">
          <w:pPr>
            <w:spacing w:line="480" w:lineRule="auto"/>
            <w:jc w:val="both"/>
          </w:pPr>
        </w:pPrChange>
      </w:pPr>
      <w:proofErr w:type="spellStart"/>
      <w:proofErr w:type="gramStart"/>
      <w:ins w:id="881" w:author="Sri Harsha Mekala" w:date="2016-12-01T09:01:00Z">
        <w:r w:rsidRPr="24D47E9E">
          <w:rPr>
            <w:rFonts w:ascii="Times New Roman" w:eastAsia="Times New Roman" w:hAnsi="Times New Roman" w:cs="Times New Roman"/>
            <w:i/>
            <w:iCs/>
            <w:sz w:val="24"/>
            <w:szCs w:val="24"/>
          </w:rPr>
          <w:t>geth</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datadir</w:t>
        </w:r>
        <w:proofErr w:type="spellEnd"/>
        <w:r w:rsidRPr="24D47E9E">
          <w:rPr>
            <w:rFonts w:ascii="Times New Roman" w:eastAsia="Times New Roman" w:hAnsi="Times New Roman" w:cs="Times New Roman"/>
            <w:i/>
            <w:iCs/>
            <w:sz w:val="24"/>
            <w:szCs w:val="24"/>
          </w:rPr>
          <w:t xml:space="preserve"> “/home/pi/private/blockchain” --</w:t>
        </w:r>
        <w:proofErr w:type="spellStart"/>
        <w:r w:rsidRPr="24D47E9E">
          <w:rPr>
            <w:rFonts w:ascii="Times New Roman" w:eastAsia="Times New Roman" w:hAnsi="Times New Roman" w:cs="Times New Roman"/>
            <w:i/>
            <w:iCs/>
            <w:sz w:val="24"/>
            <w:szCs w:val="24"/>
          </w:rPr>
          <w:t>networkid</w:t>
        </w:r>
        <w:proofErr w:type="spellEnd"/>
        <w:r w:rsidRPr="24D47E9E">
          <w:rPr>
            <w:rFonts w:ascii="Times New Roman" w:eastAsia="Times New Roman" w:hAnsi="Times New Roman" w:cs="Times New Roman"/>
            <w:i/>
            <w:iCs/>
            <w:sz w:val="24"/>
            <w:szCs w:val="24"/>
          </w:rPr>
          <w:t xml:space="preserve"> 3141592 --</w:t>
        </w:r>
        <w:proofErr w:type="spellStart"/>
        <w:r w:rsidRPr="24D47E9E">
          <w:rPr>
            <w:rFonts w:ascii="Times New Roman" w:eastAsia="Times New Roman" w:hAnsi="Times New Roman" w:cs="Times New Roman"/>
            <w:i/>
            <w:iCs/>
            <w:sz w:val="24"/>
            <w:szCs w:val="24"/>
          </w:rPr>
          <w:t>ipcdisable</w:t>
        </w:r>
        <w:proofErr w:type="spellEnd"/>
        <w:r w:rsidRPr="24D47E9E">
          <w:rPr>
            <w:rFonts w:ascii="Times New Roman" w:eastAsia="Times New Roman" w:hAnsi="Times New Roman" w:cs="Times New Roman"/>
            <w:i/>
            <w:iCs/>
            <w:sz w:val="24"/>
            <w:szCs w:val="24"/>
          </w:rPr>
          <w:t xml:space="preserve"> --port 30302 --</w:t>
        </w:r>
        <w:proofErr w:type="spellStart"/>
        <w:r w:rsidRPr="24D47E9E">
          <w:rPr>
            <w:rFonts w:ascii="Times New Roman" w:eastAsia="Times New Roman" w:hAnsi="Times New Roman" w:cs="Times New Roman"/>
            <w:i/>
            <w:iCs/>
            <w:sz w:val="24"/>
            <w:szCs w:val="24"/>
          </w:rPr>
          <w:t>rpcport</w:t>
        </w:r>
        <w:proofErr w:type="spellEnd"/>
        <w:r w:rsidRPr="24D47E9E">
          <w:rPr>
            <w:rFonts w:ascii="Times New Roman" w:eastAsia="Times New Roman" w:hAnsi="Times New Roman" w:cs="Times New Roman"/>
            <w:i/>
            <w:iCs/>
            <w:sz w:val="24"/>
            <w:szCs w:val="24"/>
          </w:rPr>
          <w:t xml:space="preserve"> 8102 console</w:t>
        </w:r>
        <w:r w:rsidRPr="24D47E9E">
          <w:rPr>
            <w:i/>
            <w:iCs/>
            <w:rPrChange w:id="882" w:author="Sri Pravallika Maddipati" w:date="2016-12-01T23:29:00Z">
              <w:rPr>
                <w:i/>
                <w:noProof/>
              </w:rPr>
            </w:rPrChange>
          </w:rPr>
          <w:t xml:space="preserve"> </w:t>
        </w:r>
      </w:ins>
    </w:p>
    <w:p w14:paraId="405B68AC" w14:textId="45A006EB" w:rsidR="001E0CF1" w:rsidRPr="0023465D" w:rsidRDefault="001E0CF1" w:rsidP="003729F9">
      <w:pPr>
        <w:spacing w:after="240" w:line="240" w:lineRule="auto"/>
        <w:jc w:val="center"/>
        <w:rPr>
          <w:ins w:id="883" w:author="Sri Harsha Mekala" w:date="2016-12-01T08:36:00Z"/>
          <w:rFonts w:ascii="Times New Roman" w:eastAsia="Times New Roman" w:hAnsi="Times New Roman" w:cs="Times New Roman"/>
          <w:sz w:val="24"/>
          <w:szCs w:val="24"/>
        </w:rPr>
      </w:pPr>
      <w:ins w:id="884" w:author="Sri Harsha Mekala" w:date="2016-12-01T09:02:00Z">
        <w:r w:rsidRPr="00AD7F7F">
          <w:rPr>
            <w:i/>
            <w:noProof/>
            <w:rPrChange w:id="885" w:author="Unknown">
              <w:rPr>
                <w:noProof/>
              </w:rPr>
            </w:rPrChange>
          </w:rPr>
          <w:drawing>
            <wp:inline distT="0" distB="0" distL="0" distR="0" wp14:anchorId="064FC655" wp14:editId="3D7861CD">
              <wp:extent cx="5937885" cy="2460679"/>
              <wp:effectExtent l="0" t="0" r="5715" b="3175"/>
              <wp:docPr id="36" name="Picture 36" descr="../Desktop/Screen%20Shot%202016-11-18%20at%209.17.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18%20at%209.17.02%20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261" cy="2461249"/>
                      </a:xfrm>
                      <a:prstGeom prst="rect">
                        <a:avLst/>
                      </a:prstGeom>
                      <a:noFill/>
                      <a:ln>
                        <a:noFill/>
                      </a:ln>
                    </pic:spPr>
                  </pic:pic>
                </a:graphicData>
              </a:graphic>
            </wp:inline>
          </w:drawing>
        </w:r>
        <w:r w:rsidRPr="00731D03">
          <w:rPr>
            <w:rFonts w:ascii="Times New Roman" w:eastAsia="Times New Roman" w:hAnsi="Times New Roman" w:cs="Times New Roman"/>
            <w:sz w:val="24"/>
            <w:szCs w:val="24"/>
          </w:rPr>
          <w:t xml:space="preserve">Figure 7.2 </w:t>
        </w:r>
        <w:r w:rsidRPr="6782DEA7">
          <w:rPr>
            <w:rFonts w:ascii="Times New Roman" w:eastAsia="Times New Roman" w:hAnsi="Times New Roman" w:cs="Times New Roman"/>
            <w:sz w:val="24"/>
            <w:szCs w:val="24"/>
            <w:rPrChange w:id="886" w:author="Sri Pravallika Maddipati" w:date="2016-12-01T23:28:00Z">
              <w:rPr/>
            </w:rPrChange>
          </w:rPr>
          <w:t xml:space="preserve">Starting the Node to run </w:t>
        </w:r>
        <w:proofErr w:type="spellStart"/>
        <w:r w:rsidRPr="6782DEA7">
          <w:rPr>
            <w:rFonts w:ascii="Times New Roman" w:eastAsia="Times New Roman" w:hAnsi="Times New Roman" w:cs="Times New Roman"/>
            <w:sz w:val="24"/>
            <w:szCs w:val="24"/>
            <w:rPrChange w:id="887" w:author="Sri Pravallika Maddipati" w:date="2016-12-01T23:28:00Z">
              <w:rPr/>
            </w:rPrChange>
          </w:rPr>
          <w:t>Geth</w:t>
        </w:r>
      </w:ins>
      <w:proofErr w:type="spellEnd"/>
    </w:p>
    <w:p w14:paraId="350A022F" w14:textId="77777777" w:rsidR="00E93610" w:rsidRPr="0023465D" w:rsidRDefault="00E93610" w:rsidP="00E93610">
      <w:pPr>
        <w:spacing w:after="0" w:line="480" w:lineRule="auto"/>
        <w:jc w:val="both"/>
        <w:rPr>
          <w:ins w:id="888" w:author="Sri Harsha Mekala" w:date="2016-12-01T08:36:00Z"/>
          <w:rFonts w:ascii="Times New Roman" w:eastAsia="Times New Roman" w:hAnsi="Times New Roman" w:cs="Times New Roman"/>
          <w:b/>
          <w:bCs/>
          <w:sz w:val="24"/>
          <w:szCs w:val="24"/>
        </w:rPr>
      </w:pPr>
      <w:ins w:id="889" w:author="Sri Harsha Mekala" w:date="2016-12-01T08:36:00Z">
        <w:r w:rsidRPr="0023465D">
          <w:rPr>
            <w:rFonts w:ascii="Times New Roman" w:eastAsia="Times New Roman" w:hAnsi="Times New Roman" w:cs="Times New Roman"/>
            <w:b/>
            <w:bCs/>
            <w:sz w:val="24"/>
            <w:szCs w:val="24"/>
          </w:rPr>
          <w:t>Adding Nodes:</w:t>
        </w:r>
      </w:ins>
    </w:p>
    <w:p w14:paraId="5C02989E" w14:textId="77777777" w:rsidR="00E93610" w:rsidRPr="0023465D" w:rsidRDefault="00E93610" w:rsidP="00E93610">
      <w:pPr>
        <w:spacing w:after="120" w:line="480" w:lineRule="auto"/>
        <w:jc w:val="both"/>
        <w:rPr>
          <w:ins w:id="890" w:author="Sri Harsha Mekala" w:date="2016-12-01T08:36:00Z"/>
          <w:rFonts w:ascii="Times New Roman" w:eastAsia="Times New Roman" w:hAnsi="Times New Roman" w:cs="Times New Roman"/>
          <w:sz w:val="24"/>
          <w:szCs w:val="24"/>
        </w:rPr>
      </w:pPr>
      <w:ins w:id="891" w:author="Sri Harsha Mekala" w:date="2016-12-01T08:36:00Z">
        <w:r w:rsidRPr="0023465D">
          <w:rPr>
            <w:rFonts w:ascii="Times New Roman" w:eastAsia="Times New Roman" w:hAnsi="Times New Roman" w:cs="Times New Roman"/>
            <w:sz w:val="24"/>
            <w:szCs w:val="24"/>
          </w:rPr>
          <w:t xml:space="preserve">Each node can be identified by a unique </w:t>
        </w:r>
        <w:proofErr w:type="spellStart"/>
        <w:r w:rsidRPr="0023465D">
          <w:rPr>
            <w:rFonts w:ascii="Times New Roman" w:eastAsia="Times New Roman" w:hAnsi="Times New Roman" w:cs="Times New Roman"/>
            <w:sz w:val="24"/>
            <w:szCs w:val="24"/>
          </w:rPr>
          <w:t>enode</w:t>
        </w:r>
        <w:proofErr w:type="spellEnd"/>
        <w:r w:rsidRPr="0023465D">
          <w:rPr>
            <w:rFonts w:ascii="Times New Roman" w:eastAsia="Times New Roman" w:hAnsi="Times New Roman" w:cs="Times New Roman"/>
            <w:sz w:val="24"/>
            <w:szCs w:val="24"/>
          </w:rPr>
          <w:t xml:space="preserve"> URI. This can be obtained from the console using the </w:t>
        </w:r>
        <w:proofErr w:type="spellStart"/>
        <w:r w:rsidRPr="24D47E9E">
          <w:rPr>
            <w:rFonts w:ascii="Times New Roman" w:eastAsia="Times New Roman" w:hAnsi="Times New Roman" w:cs="Times New Roman"/>
            <w:i/>
            <w:iCs/>
            <w:sz w:val="24"/>
            <w:szCs w:val="24"/>
          </w:rPr>
          <w:t>admin.nodeInfo.enode</w:t>
        </w:r>
        <w:proofErr w:type="spellEnd"/>
        <w:r w:rsidRPr="0023465D">
          <w:rPr>
            <w:rFonts w:ascii="Times New Roman" w:eastAsia="Times New Roman" w:hAnsi="Times New Roman" w:cs="Times New Roman"/>
            <w:sz w:val="24"/>
            <w:szCs w:val="24"/>
          </w:rPr>
          <w:t xml:space="preserve"> command. Following is the function for connecting to a node:</w:t>
        </w:r>
      </w:ins>
    </w:p>
    <w:p w14:paraId="6AA5D38A" w14:textId="77777777" w:rsidR="00E93610" w:rsidRPr="0023465D" w:rsidRDefault="00E93610" w:rsidP="24D47E9E">
      <w:pPr>
        <w:spacing w:after="120" w:line="480" w:lineRule="auto"/>
        <w:jc w:val="both"/>
        <w:rPr>
          <w:ins w:id="892" w:author="Sri Harsha Mekala" w:date="2016-12-01T08:36:00Z"/>
          <w:rFonts w:ascii="Times New Roman" w:eastAsia="Times New Roman" w:hAnsi="Times New Roman" w:cs="Times New Roman"/>
          <w:i/>
          <w:iCs/>
          <w:sz w:val="24"/>
          <w:szCs w:val="24"/>
        </w:rPr>
      </w:pPr>
      <w:proofErr w:type="spellStart"/>
      <w:proofErr w:type="gramStart"/>
      <w:ins w:id="893" w:author="Sri Harsha Mekala" w:date="2016-12-01T08:36:00Z">
        <w:r w:rsidRPr="24D47E9E">
          <w:rPr>
            <w:rFonts w:ascii="Times New Roman" w:eastAsia="Times New Roman" w:hAnsi="Times New Roman" w:cs="Times New Roman"/>
            <w:i/>
            <w:iCs/>
            <w:sz w:val="24"/>
            <w:szCs w:val="24"/>
          </w:rPr>
          <w:t>admin.addPeer</w:t>
        </w:r>
        <w:proofErr w:type="spellEnd"/>
        <w:r w:rsidRPr="24D47E9E">
          <w:rPr>
            <w:rFonts w:ascii="Times New Roman" w:eastAsia="Times New Roman" w:hAnsi="Times New Roman" w:cs="Times New Roman"/>
            <w:i/>
            <w:iCs/>
            <w:sz w:val="24"/>
            <w:szCs w:val="24"/>
          </w:rPr>
          <w:t>(</w:t>
        </w:r>
        <w:proofErr w:type="gramEnd"/>
        <w:r w:rsidRPr="24D47E9E">
          <w:rPr>
            <w:rFonts w:ascii="Times New Roman" w:eastAsia="Times New Roman" w:hAnsi="Times New Roman" w:cs="Times New Roman"/>
            <w:i/>
            <w:iCs/>
            <w:sz w:val="24"/>
            <w:szCs w:val="24"/>
          </w:rPr>
          <w:t>“&lt;</w:t>
        </w:r>
        <w:proofErr w:type="spellStart"/>
        <w:r w:rsidRPr="24D47E9E">
          <w:rPr>
            <w:rFonts w:ascii="Times New Roman" w:eastAsia="Times New Roman" w:hAnsi="Times New Roman" w:cs="Times New Roman"/>
            <w:i/>
            <w:iCs/>
            <w:sz w:val="24"/>
            <w:szCs w:val="24"/>
          </w:rPr>
          <w:t>enode</w:t>
        </w:r>
        <w:proofErr w:type="spellEnd"/>
        <w:r w:rsidRPr="24D47E9E">
          <w:rPr>
            <w:rFonts w:ascii="Times New Roman" w:eastAsia="Times New Roman" w:hAnsi="Times New Roman" w:cs="Times New Roman"/>
            <w:i/>
            <w:iCs/>
            <w:sz w:val="24"/>
            <w:szCs w:val="24"/>
          </w:rPr>
          <w:t xml:space="preserve"> URI&gt;”)</w:t>
        </w:r>
      </w:ins>
    </w:p>
    <w:p w14:paraId="76B155C8" w14:textId="77777777" w:rsidR="00E93610" w:rsidRPr="0023465D" w:rsidRDefault="00E93610" w:rsidP="00E93610">
      <w:pPr>
        <w:spacing w:after="120" w:line="480" w:lineRule="auto"/>
        <w:jc w:val="both"/>
        <w:rPr>
          <w:ins w:id="894" w:author="Sri Harsha Mekala" w:date="2016-12-01T08:36:00Z"/>
          <w:rFonts w:ascii="Times New Roman" w:eastAsia="Times New Roman" w:hAnsi="Times New Roman" w:cs="Times New Roman"/>
          <w:sz w:val="24"/>
          <w:szCs w:val="24"/>
        </w:rPr>
      </w:pPr>
      <w:ins w:id="895" w:author="Sri Harsha Mekala" w:date="2016-12-01T08:36:00Z">
        <w:r w:rsidRPr="0023465D">
          <w:rPr>
            <w:rFonts w:ascii="Times New Roman" w:eastAsia="Times New Roman" w:hAnsi="Times New Roman" w:cs="Times New Roman"/>
            <w:sz w:val="24"/>
            <w:szCs w:val="24"/>
          </w:rPr>
          <w:t xml:space="preserve">Format of </w:t>
        </w:r>
        <w:proofErr w:type="spellStart"/>
        <w:r w:rsidRPr="0023465D">
          <w:rPr>
            <w:rFonts w:ascii="Times New Roman" w:eastAsia="Times New Roman" w:hAnsi="Times New Roman" w:cs="Times New Roman"/>
            <w:sz w:val="24"/>
            <w:szCs w:val="24"/>
          </w:rPr>
          <w:t>enode</w:t>
        </w:r>
        <w:proofErr w:type="spellEnd"/>
        <w:r w:rsidRPr="0023465D">
          <w:rPr>
            <w:rFonts w:ascii="Times New Roman" w:eastAsia="Times New Roman" w:hAnsi="Times New Roman" w:cs="Times New Roman"/>
            <w:sz w:val="24"/>
            <w:szCs w:val="24"/>
          </w:rPr>
          <w:t xml:space="preserve">: </w:t>
        </w:r>
        <w:r w:rsidRPr="24D47E9E">
          <w:rPr>
            <w:rFonts w:ascii="Times New Roman" w:eastAsia="Times New Roman" w:hAnsi="Times New Roman" w:cs="Times New Roman"/>
            <w:i/>
            <w:iCs/>
            <w:sz w:val="24"/>
            <w:szCs w:val="24"/>
          </w:rPr>
          <w:t>&lt;</w:t>
        </w:r>
        <w:proofErr w:type="spellStart"/>
        <w:r w:rsidRPr="24D47E9E">
          <w:rPr>
            <w:rFonts w:ascii="Times New Roman" w:eastAsia="Times New Roman" w:hAnsi="Times New Roman" w:cs="Times New Roman"/>
            <w:i/>
            <w:iCs/>
            <w:sz w:val="24"/>
            <w:szCs w:val="24"/>
          </w:rPr>
          <w:t>uniqueID</w:t>
        </w:r>
        <w:proofErr w:type="spellEnd"/>
        <w:r w:rsidRPr="24D47E9E">
          <w:rPr>
            <w:rFonts w:ascii="Times New Roman" w:eastAsia="Times New Roman" w:hAnsi="Times New Roman" w:cs="Times New Roman"/>
            <w:i/>
            <w:iCs/>
            <w:sz w:val="24"/>
            <w:szCs w:val="24"/>
          </w:rPr>
          <w:t>&gt;@</w:t>
        </w:r>
        <w:proofErr w:type="spellStart"/>
        <w:r w:rsidRPr="24D47E9E">
          <w:rPr>
            <w:rFonts w:ascii="Times New Roman" w:eastAsia="Times New Roman" w:hAnsi="Times New Roman" w:cs="Times New Roman"/>
            <w:i/>
            <w:iCs/>
            <w:sz w:val="24"/>
            <w:szCs w:val="24"/>
          </w:rPr>
          <w:t>IP_Address:Ethereum_port</w:t>
        </w:r>
        <w:proofErr w:type="spellEnd"/>
        <w:r w:rsidRPr="24D47E9E">
          <w:rPr>
            <w:rFonts w:ascii="Times New Roman" w:eastAsia="Times New Roman" w:hAnsi="Times New Roman" w:cs="Times New Roman"/>
            <w:i/>
            <w:iCs/>
            <w:sz w:val="24"/>
            <w:szCs w:val="24"/>
          </w:rPr>
          <w:t>#</w:t>
        </w:r>
      </w:ins>
    </w:p>
    <w:p w14:paraId="0C34D524" w14:textId="77777777" w:rsidR="00E93610" w:rsidRPr="0023465D" w:rsidRDefault="00E93610" w:rsidP="00E93610">
      <w:pPr>
        <w:spacing w:line="480" w:lineRule="auto"/>
        <w:jc w:val="both"/>
        <w:rPr>
          <w:ins w:id="896" w:author="Sri Harsha Mekala" w:date="2016-12-01T08:36:00Z"/>
          <w:rFonts w:ascii="Times New Roman" w:eastAsia="Times New Roman" w:hAnsi="Times New Roman" w:cs="Times New Roman"/>
          <w:sz w:val="24"/>
          <w:szCs w:val="24"/>
        </w:rPr>
      </w:pPr>
      <w:ins w:id="897" w:author="Sri Harsha Mekala" w:date="2016-12-01T08:36:00Z">
        <w:r w:rsidRPr="0023465D">
          <w:rPr>
            <w:rFonts w:ascii="Times New Roman" w:eastAsia="Times New Roman" w:hAnsi="Times New Roman" w:cs="Times New Roman"/>
            <w:sz w:val="24"/>
            <w:szCs w:val="24"/>
          </w:rPr>
          <w:t xml:space="preserve">Before adding the nodes, check whether the network is active using the </w:t>
        </w:r>
        <w:proofErr w:type="spellStart"/>
        <w:r w:rsidRPr="24D47E9E">
          <w:rPr>
            <w:rFonts w:ascii="Times New Roman" w:eastAsia="Times New Roman" w:hAnsi="Times New Roman" w:cs="Times New Roman"/>
            <w:i/>
            <w:iCs/>
            <w:sz w:val="24"/>
            <w:szCs w:val="24"/>
          </w:rPr>
          <w:t>net.listening</w:t>
        </w:r>
        <w:proofErr w:type="spellEnd"/>
        <w:r w:rsidRPr="24D47E9E">
          <w:rPr>
            <w:rFonts w:ascii="Times New Roman" w:eastAsia="Times New Roman" w:hAnsi="Times New Roman" w:cs="Times New Roman"/>
            <w:i/>
            <w:iCs/>
            <w:sz w:val="24"/>
            <w:szCs w:val="24"/>
          </w:rPr>
          <w:t xml:space="preserve"> </w:t>
        </w:r>
        <w:r w:rsidRPr="0023465D">
          <w:rPr>
            <w:rFonts w:ascii="Times New Roman" w:eastAsia="Times New Roman" w:hAnsi="Times New Roman" w:cs="Times New Roman"/>
            <w:sz w:val="24"/>
            <w:szCs w:val="24"/>
          </w:rPr>
          <w:t xml:space="preserve">command from the console. It returns </w:t>
        </w:r>
        <w:r w:rsidRPr="24D47E9E">
          <w:rPr>
            <w:rFonts w:ascii="Times New Roman" w:eastAsia="Times New Roman" w:hAnsi="Times New Roman" w:cs="Times New Roman"/>
            <w:i/>
            <w:iCs/>
            <w:sz w:val="24"/>
            <w:szCs w:val="24"/>
          </w:rPr>
          <w:t>true</w:t>
        </w:r>
        <w:r w:rsidRPr="0023465D">
          <w:rPr>
            <w:rFonts w:ascii="Times New Roman" w:eastAsia="Times New Roman" w:hAnsi="Times New Roman" w:cs="Times New Roman"/>
            <w:sz w:val="24"/>
            <w:szCs w:val="24"/>
          </w:rPr>
          <w:t xml:space="preserve"> if active. After adding the node, we can verify whether this action with </w:t>
        </w:r>
        <w:proofErr w:type="spellStart"/>
        <w:r w:rsidRPr="24D47E9E">
          <w:rPr>
            <w:rFonts w:ascii="Times New Roman" w:eastAsia="Times New Roman" w:hAnsi="Times New Roman" w:cs="Times New Roman"/>
            <w:i/>
            <w:iCs/>
            <w:sz w:val="24"/>
            <w:szCs w:val="24"/>
          </w:rPr>
          <w:t>net.peerCount</w:t>
        </w:r>
        <w:proofErr w:type="spellEnd"/>
        <w:r w:rsidRPr="0023465D">
          <w:rPr>
            <w:rFonts w:ascii="Times New Roman" w:eastAsia="Times New Roman" w:hAnsi="Times New Roman" w:cs="Times New Roman"/>
            <w:sz w:val="24"/>
            <w:szCs w:val="24"/>
          </w:rPr>
          <w:t xml:space="preserve"> command. This should be the same on all the nodes. I have added single node so “1” is returned. We can check the list of all peers using the </w:t>
        </w:r>
        <w:proofErr w:type="spellStart"/>
        <w:r w:rsidRPr="24D47E9E">
          <w:rPr>
            <w:rFonts w:ascii="Times New Roman" w:eastAsia="Times New Roman" w:hAnsi="Times New Roman" w:cs="Times New Roman"/>
            <w:i/>
            <w:iCs/>
            <w:sz w:val="24"/>
            <w:szCs w:val="24"/>
          </w:rPr>
          <w:t>admin.peers</w:t>
        </w:r>
        <w:proofErr w:type="spellEnd"/>
        <w:r w:rsidRPr="0023465D">
          <w:rPr>
            <w:rFonts w:ascii="Times New Roman" w:eastAsia="Times New Roman" w:hAnsi="Times New Roman" w:cs="Times New Roman"/>
            <w:sz w:val="24"/>
            <w:szCs w:val="24"/>
          </w:rPr>
          <w:t xml:space="preserve"> command. This can also be checked from the other node.</w:t>
        </w:r>
      </w:ins>
    </w:p>
    <w:p w14:paraId="48054527" w14:textId="77777777" w:rsidR="003729F9" w:rsidRDefault="003729F9" w:rsidP="00E93610">
      <w:pPr>
        <w:spacing w:after="120" w:line="480" w:lineRule="auto"/>
        <w:jc w:val="both"/>
        <w:rPr>
          <w:rFonts w:ascii="Times New Roman" w:eastAsia="Times New Roman" w:hAnsi="Times New Roman" w:cs="Times New Roman"/>
          <w:b/>
          <w:bCs/>
          <w:sz w:val="24"/>
          <w:szCs w:val="24"/>
        </w:rPr>
      </w:pPr>
    </w:p>
    <w:p w14:paraId="030CAF11" w14:textId="77777777" w:rsidR="00E93610" w:rsidRPr="0023465D" w:rsidRDefault="00E93610" w:rsidP="00E93610">
      <w:pPr>
        <w:spacing w:after="120" w:line="480" w:lineRule="auto"/>
        <w:jc w:val="both"/>
        <w:rPr>
          <w:ins w:id="898" w:author="Sri Harsha Mekala" w:date="2016-12-01T08:36:00Z"/>
          <w:rFonts w:ascii="Times New Roman" w:eastAsia="Times New Roman" w:hAnsi="Times New Roman" w:cs="Times New Roman"/>
          <w:b/>
          <w:bCs/>
          <w:sz w:val="24"/>
          <w:szCs w:val="24"/>
        </w:rPr>
      </w:pPr>
      <w:ins w:id="899" w:author="Sri Harsha Mekala" w:date="2016-12-01T08:36:00Z">
        <w:r w:rsidRPr="0023465D">
          <w:rPr>
            <w:rFonts w:ascii="Times New Roman" w:eastAsia="Times New Roman" w:hAnsi="Times New Roman" w:cs="Times New Roman"/>
            <w:b/>
            <w:bCs/>
            <w:sz w:val="24"/>
            <w:szCs w:val="24"/>
          </w:rPr>
          <w:lastRenderedPageBreak/>
          <w:t>Creating accounts:</w:t>
        </w:r>
      </w:ins>
    </w:p>
    <w:p w14:paraId="18A4BE93" w14:textId="77777777" w:rsidR="00E93610" w:rsidRPr="0023465D" w:rsidRDefault="00E93610" w:rsidP="00E93610">
      <w:pPr>
        <w:spacing w:line="480" w:lineRule="auto"/>
        <w:rPr>
          <w:ins w:id="900" w:author="Sri Harsha Mekala" w:date="2016-12-01T08:36:00Z"/>
          <w:rFonts w:ascii="Times New Roman" w:eastAsia="Times New Roman" w:hAnsi="Times New Roman" w:cs="Times New Roman"/>
          <w:sz w:val="24"/>
          <w:szCs w:val="24"/>
        </w:rPr>
      </w:pPr>
      <w:ins w:id="901" w:author="Sri Harsha Mekala" w:date="2016-12-01T08:36:00Z">
        <w:r w:rsidRPr="0023465D">
          <w:rPr>
            <w:rFonts w:ascii="Times New Roman" w:eastAsia="Times New Roman" w:hAnsi="Times New Roman" w:cs="Times New Roman"/>
            <w:sz w:val="24"/>
            <w:szCs w:val="24"/>
          </w:rPr>
          <w:t>Accounts on any node can be created in two ways:</w:t>
        </w:r>
      </w:ins>
    </w:p>
    <w:p w14:paraId="032FC501" w14:textId="77777777" w:rsidR="00E93610" w:rsidRPr="0023465D" w:rsidRDefault="00E93610" w:rsidP="00E93610">
      <w:pPr>
        <w:pStyle w:val="ListParagraph"/>
        <w:numPr>
          <w:ilvl w:val="0"/>
          <w:numId w:val="7"/>
        </w:numPr>
        <w:spacing w:after="120" w:line="480" w:lineRule="auto"/>
        <w:rPr>
          <w:ins w:id="902" w:author="Sri Harsha Mekala" w:date="2016-12-01T08:36:00Z"/>
          <w:rFonts w:ascii="Times New Roman" w:eastAsia="Times New Roman" w:hAnsi="Times New Roman" w:cs="Times New Roman"/>
          <w:sz w:val="24"/>
          <w:szCs w:val="24"/>
        </w:rPr>
      </w:pPr>
      <w:ins w:id="903" w:author="Sri Harsha Mekala" w:date="2016-12-01T08:36:00Z">
        <w:r w:rsidRPr="0023465D">
          <w:rPr>
            <w:rFonts w:ascii="Times New Roman" w:eastAsia="Times New Roman" w:hAnsi="Times New Roman" w:cs="Times New Roman"/>
            <w:sz w:val="24"/>
            <w:szCs w:val="24"/>
          </w:rPr>
          <w:t xml:space="preserve">From the </w:t>
        </w:r>
        <w:proofErr w:type="spellStart"/>
        <w:r w:rsidRPr="24D47E9E">
          <w:rPr>
            <w:rFonts w:ascii="Times New Roman" w:eastAsia="Times New Roman" w:hAnsi="Times New Roman" w:cs="Times New Roman"/>
            <w:i/>
            <w:iCs/>
            <w:sz w:val="24"/>
            <w:szCs w:val="24"/>
          </w:rPr>
          <w:t>geth</w:t>
        </w:r>
        <w:proofErr w:type="spellEnd"/>
        <w:r w:rsidRPr="24D47E9E">
          <w:rPr>
            <w:rFonts w:ascii="Times New Roman" w:eastAsia="Times New Roman" w:hAnsi="Times New Roman" w:cs="Times New Roman"/>
            <w:i/>
            <w:iCs/>
            <w:sz w:val="24"/>
            <w:szCs w:val="24"/>
          </w:rPr>
          <w:t xml:space="preserve"> </w:t>
        </w:r>
        <w:r w:rsidRPr="0023465D">
          <w:rPr>
            <w:rFonts w:ascii="Times New Roman" w:eastAsia="Times New Roman" w:hAnsi="Times New Roman" w:cs="Times New Roman"/>
            <w:sz w:val="24"/>
            <w:szCs w:val="24"/>
          </w:rPr>
          <w:t>command</w:t>
        </w:r>
      </w:ins>
    </w:p>
    <w:p w14:paraId="5AA5794D" w14:textId="77777777" w:rsidR="00E93610" w:rsidRPr="0023465D" w:rsidRDefault="00E93610" w:rsidP="00E93610">
      <w:pPr>
        <w:pStyle w:val="ListParagraph"/>
        <w:numPr>
          <w:ilvl w:val="0"/>
          <w:numId w:val="7"/>
        </w:numPr>
        <w:spacing w:after="120" w:line="480" w:lineRule="auto"/>
        <w:jc w:val="both"/>
        <w:rPr>
          <w:ins w:id="904" w:author="Sri Harsha Mekala" w:date="2016-12-01T08:36:00Z"/>
          <w:rFonts w:ascii="Times New Roman" w:eastAsia="Times New Roman" w:hAnsi="Times New Roman" w:cs="Times New Roman"/>
          <w:sz w:val="24"/>
          <w:szCs w:val="24"/>
        </w:rPr>
      </w:pPr>
      <w:ins w:id="905" w:author="Sri Harsha Mekala" w:date="2016-12-01T08:36:00Z">
        <w:r w:rsidRPr="0023465D">
          <w:rPr>
            <w:rFonts w:ascii="Times New Roman" w:eastAsia="Times New Roman" w:hAnsi="Times New Roman" w:cs="Times New Roman"/>
            <w:sz w:val="24"/>
            <w:szCs w:val="24"/>
          </w:rPr>
          <w:t xml:space="preserve">From the </w:t>
        </w:r>
        <w:proofErr w:type="spellStart"/>
        <w:r w:rsidRPr="0023465D">
          <w:rPr>
            <w:rFonts w:ascii="Times New Roman" w:eastAsia="Times New Roman" w:hAnsi="Times New Roman" w:cs="Times New Roman"/>
            <w:sz w:val="24"/>
            <w:szCs w:val="24"/>
          </w:rPr>
          <w:t>javascript</w:t>
        </w:r>
        <w:proofErr w:type="spellEnd"/>
        <w:r w:rsidRPr="0023465D">
          <w:rPr>
            <w:rFonts w:ascii="Times New Roman" w:eastAsia="Times New Roman" w:hAnsi="Times New Roman" w:cs="Times New Roman"/>
            <w:sz w:val="24"/>
            <w:szCs w:val="24"/>
          </w:rPr>
          <w:t xml:space="preserve"> console</w:t>
        </w:r>
      </w:ins>
    </w:p>
    <w:p w14:paraId="192B52D3" w14:textId="77777777" w:rsidR="00E93610" w:rsidRPr="0023465D" w:rsidRDefault="00E93610" w:rsidP="00E93610">
      <w:pPr>
        <w:spacing w:after="120" w:line="480" w:lineRule="auto"/>
        <w:jc w:val="both"/>
        <w:rPr>
          <w:ins w:id="906" w:author="Sri Harsha Mekala" w:date="2016-12-01T08:36:00Z"/>
          <w:rFonts w:ascii="Times New Roman" w:eastAsia="Times New Roman" w:hAnsi="Times New Roman" w:cs="Times New Roman"/>
          <w:sz w:val="24"/>
          <w:szCs w:val="24"/>
        </w:rPr>
      </w:pPr>
      <w:proofErr w:type="spellStart"/>
      <w:ins w:id="907" w:author="Sri Harsha Mekala" w:date="2016-12-01T08:36:00Z">
        <w:r w:rsidRPr="0023465D">
          <w:rPr>
            <w:rFonts w:ascii="Times New Roman" w:eastAsia="Times New Roman" w:hAnsi="Times New Roman" w:cs="Times New Roman"/>
            <w:sz w:val="24"/>
            <w:szCs w:val="24"/>
          </w:rPr>
          <w:t>Geth</w:t>
        </w:r>
        <w:proofErr w:type="spellEnd"/>
        <w:r w:rsidRPr="0023465D">
          <w:rPr>
            <w:rFonts w:ascii="Times New Roman" w:eastAsia="Times New Roman" w:hAnsi="Times New Roman" w:cs="Times New Roman"/>
            <w:sz w:val="24"/>
            <w:szCs w:val="24"/>
          </w:rPr>
          <w:t xml:space="preserve"> command: </w:t>
        </w:r>
        <w:proofErr w:type="spellStart"/>
        <w:r w:rsidRPr="24D47E9E">
          <w:rPr>
            <w:rFonts w:ascii="Times New Roman" w:eastAsia="Times New Roman" w:hAnsi="Times New Roman" w:cs="Times New Roman"/>
            <w:i/>
            <w:iCs/>
            <w:sz w:val="24"/>
            <w:szCs w:val="24"/>
          </w:rPr>
          <w:t>geth</w:t>
        </w:r>
        <w:proofErr w:type="spellEnd"/>
        <w:r w:rsidRPr="24D47E9E">
          <w:rPr>
            <w:rFonts w:ascii="Times New Roman" w:eastAsia="Times New Roman" w:hAnsi="Times New Roman" w:cs="Times New Roman"/>
            <w:i/>
            <w:iCs/>
            <w:sz w:val="24"/>
            <w:szCs w:val="24"/>
          </w:rPr>
          <w:t xml:space="preserve"> account new</w:t>
        </w:r>
        <w:r w:rsidRPr="0023465D">
          <w:rPr>
            <w:rFonts w:ascii="Times New Roman" w:eastAsia="Times New Roman" w:hAnsi="Times New Roman" w:cs="Times New Roman"/>
            <w:sz w:val="24"/>
            <w:szCs w:val="24"/>
          </w:rPr>
          <w:t xml:space="preserve"> – prompts to create a password and displays account address</w:t>
        </w:r>
      </w:ins>
    </w:p>
    <w:p w14:paraId="2E151696" w14:textId="77777777" w:rsidR="00E93610" w:rsidRPr="0023465D" w:rsidRDefault="00E93610" w:rsidP="00E93610">
      <w:pPr>
        <w:spacing w:after="120" w:line="480" w:lineRule="auto"/>
        <w:jc w:val="both"/>
        <w:rPr>
          <w:ins w:id="908" w:author="Sri Harsha Mekala" w:date="2016-12-01T08:36:00Z"/>
          <w:rFonts w:ascii="Times New Roman" w:eastAsia="Times New Roman" w:hAnsi="Times New Roman" w:cs="Times New Roman"/>
          <w:sz w:val="24"/>
          <w:szCs w:val="24"/>
        </w:rPr>
      </w:pPr>
      <w:ins w:id="909" w:author="Sri Harsha Mekala" w:date="2016-12-01T08:36:00Z">
        <w:r w:rsidRPr="0023465D">
          <w:rPr>
            <w:rFonts w:ascii="Times New Roman" w:eastAsia="Times New Roman" w:hAnsi="Times New Roman" w:cs="Times New Roman"/>
            <w:sz w:val="24"/>
            <w:szCs w:val="24"/>
          </w:rPr>
          <w:t xml:space="preserve">JavaScript console: </w:t>
        </w:r>
        <w:proofErr w:type="spellStart"/>
        <w:proofErr w:type="gramStart"/>
        <w:r w:rsidRPr="24D47E9E">
          <w:rPr>
            <w:rFonts w:ascii="Times New Roman" w:eastAsia="Times New Roman" w:hAnsi="Times New Roman" w:cs="Times New Roman"/>
            <w:i/>
            <w:iCs/>
            <w:sz w:val="24"/>
            <w:szCs w:val="24"/>
          </w:rPr>
          <w:t>personal.newAccount</w:t>
        </w:r>
        <w:proofErr w:type="spellEnd"/>
        <w:r w:rsidRPr="24D47E9E">
          <w:rPr>
            <w:rFonts w:ascii="Times New Roman" w:eastAsia="Times New Roman" w:hAnsi="Times New Roman" w:cs="Times New Roman"/>
            <w:i/>
            <w:iCs/>
            <w:sz w:val="24"/>
            <w:szCs w:val="24"/>
          </w:rPr>
          <w:t>(</w:t>
        </w:r>
        <w:proofErr w:type="gramEnd"/>
        <w:r w:rsidRPr="24D47E9E">
          <w:rPr>
            <w:rFonts w:ascii="Times New Roman" w:eastAsia="Times New Roman" w:hAnsi="Times New Roman" w:cs="Times New Roman"/>
            <w:i/>
            <w:iCs/>
            <w:sz w:val="24"/>
            <w:szCs w:val="24"/>
          </w:rPr>
          <w:t>“&lt;password&gt;”);</w:t>
        </w:r>
        <w:r w:rsidRPr="0023465D">
          <w:rPr>
            <w:rFonts w:ascii="Times New Roman" w:eastAsia="Times New Roman" w:hAnsi="Times New Roman" w:cs="Times New Roman"/>
            <w:sz w:val="24"/>
            <w:szCs w:val="24"/>
          </w:rPr>
          <w:t xml:space="preserve"> - displays the account address.</w:t>
        </w:r>
      </w:ins>
    </w:p>
    <w:p w14:paraId="7A10393A" w14:textId="77777777" w:rsidR="00E93610" w:rsidRPr="0023465D" w:rsidRDefault="00E93610" w:rsidP="00E93610">
      <w:pPr>
        <w:spacing w:after="240" w:line="480" w:lineRule="auto"/>
        <w:jc w:val="both"/>
        <w:rPr>
          <w:ins w:id="910" w:author="Sri Harsha Mekala" w:date="2016-12-01T08:36:00Z"/>
          <w:rFonts w:ascii="Times New Roman" w:eastAsia="Times New Roman" w:hAnsi="Times New Roman" w:cs="Times New Roman"/>
          <w:sz w:val="24"/>
          <w:szCs w:val="24"/>
        </w:rPr>
      </w:pPr>
      <w:ins w:id="911" w:author="Sri Harsha Mekala" w:date="2016-12-01T08:36:00Z">
        <w:r w:rsidRPr="0023465D">
          <w:rPr>
            <w:rFonts w:ascii="Times New Roman" w:eastAsia="Times New Roman" w:hAnsi="Times New Roman" w:cs="Times New Roman"/>
            <w:sz w:val="24"/>
            <w:szCs w:val="24"/>
          </w:rPr>
          <w:t xml:space="preserve">Two </w:t>
        </w:r>
        <w:proofErr w:type="spellStart"/>
        <w:r w:rsidRPr="0023465D">
          <w:rPr>
            <w:rFonts w:ascii="Times New Roman" w:eastAsia="Times New Roman" w:hAnsi="Times New Roman" w:cs="Times New Roman"/>
            <w:sz w:val="24"/>
            <w:szCs w:val="24"/>
          </w:rPr>
          <w:t>ethereum</w:t>
        </w:r>
        <w:proofErr w:type="spellEnd"/>
        <w:r w:rsidRPr="0023465D">
          <w:rPr>
            <w:rFonts w:ascii="Times New Roman" w:eastAsia="Times New Roman" w:hAnsi="Times New Roman" w:cs="Times New Roman"/>
            <w:sz w:val="24"/>
            <w:szCs w:val="24"/>
          </w:rPr>
          <w:t xml:space="preserve"> accounts can have the same password.</w:t>
        </w:r>
      </w:ins>
    </w:p>
    <w:p w14:paraId="5B7063E0" w14:textId="77777777" w:rsidR="00E93610" w:rsidRPr="0023465D" w:rsidRDefault="00E93610" w:rsidP="00E93610">
      <w:pPr>
        <w:spacing w:after="0" w:line="480" w:lineRule="auto"/>
        <w:jc w:val="both"/>
        <w:rPr>
          <w:ins w:id="912" w:author="Sri Harsha Mekala" w:date="2016-12-01T08:36:00Z"/>
          <w:rFonts w:ascii="Times New Roman" w:eastAsia="Times New Roman" w:hAnsi="Times New Roman" w:cs="Times New Roman"/>
          <w:b/>
          <w:bCs/>
          <w:sz w:val="24"/>
          <w:szCs w:val="24"/>
        </w:rPr>
      </w:pPr>
      <w:ins w:id="913" w:author="Sri Harsha Mekala" w:date="2016-12-01T08:36:00Z">
        <w:r w:rsidRPr="0023465D">
          <w:rPr>
            <w:rFonts w:ascii="Times New Roman" w:eastAsia="Times New Roman" w:hAnsi="Times New Roman" w:cs="Times New Roman"/>
            <w:b/>
            <w:bCs/>
            <w:sz w:val="24"/>
            <w:szCs w:val="24"/>
          </w:rPr>
          <w:t>Listing all the accounts:</w:t>
        </w:r>
      </w:ins>
    </w:p>
    <w:p w14:paraId="01B46152" w14:textId="77777777" w:rsidR="00E93610" w:rsidRPr="0023465D" w:rsidRDefault="00E93610" w:rsidP="00E93610">
      <w:pPr>
        <w:spacing w:after="120" w:line="480" w:lineRule="auto"/>
        <w:jc w:val="both"/>
        <w:rPr>
          <w:ins w:id="914" w:author="Sri Harsha Mekala" w:date="2016-12-01T08:36:00Z"/>
          <w:rFonts w:ascii="Times New Roman" w:eastAsia="Times New Roman" w:hAnsi="Times New Roman" w:cs="Times New Roman"/>
          <w:sz w:val="24"/>
          <w:szCs w:val="24"/>
        </w:rPr>
      </w:pPr>
      <w:proofErr w:type="spellStart"/>
      <w:proofErr w:type="gramStart"/>
      <w:ins w:id="915" w:author="Sri Harsha Mekala" w:date="2016-12-01T08:36:00Z">
        <w:r w:rsidRPr="24D47E9E">
          <w:rPr>
            <w:rFonts w:ascii="Times New Roman" w:eastAsia="Times New Roman" w:hAnsi="Times New Roman" w:cs="Times New Roman"/>
            <w:i/>
            <w:iCs/>
            <w:sz w:val="24"/>
            <w:szCs w:val="24"/>
          </w:rPr>
          <w:t>geth</w:t>
        </w:r>
        <w:proofErr w:type="spellEnd"/>
        <w:proofErr w:type="gramEnd"/>
        <w:r w:rsidRPr="24D47E9E">
          <w:rPr>
            <w:rFonts w:ascii="Times New Roman" w:eastAsia="Times New Roman" w:hAnsi="Times New Roman" w:cs="Times New Roman"/>
            <w:i/>
            <w:iCs/>
            <w:sz w:val="24"/>
            <w:szCs w:val="24"/>
          </w:rPr>
          <w:t xml:space="preserve"> account list</w:t>
        </w:r>
        <w:r w:rsidRPr="0023465D">
          <w:rPr>
            <w:rFonts w:ascii="Times New Roman" w:eastAsia="Times New Roman" w:hAnsi="Times New Roman" w:cs="Times New Roman"/>
            <w:sz w:val="24"/>
            <w:szCs w:val="24"/>
          </w:rPr>
          <w:t xml:space="preserve"> – Gives the accounts created on the public </w:t>
        </w:r>
        <w:proofErr w:type="spellStart"/>
        <w:r w:rsidRPr="0023465D">
          <w:rPr>
            <w:rFonts w:ascii="Times New Roman" w:eastAsia="Times New Roman" w:hAnsi="Times New Roman" w:cs="Times New Roman"/>
            <w:sz w:val="24"/>
            <w:szCs w:val="24"/>
          </w:rPr>
          <w:t>ethereum</w:t>
        </w:r>
        <w:proofErr w:type="spellEnd"/>
        <w:r w:rsidRPr="0023465D">
          <w:rPr>
            <w:rFonts w:ascii="Times New Roman" w:eastAsia="Times New Roman" w:hAnsi="Times New Roman" w:cs="Times New Roman"/>
            <w:sz w:val="24"/>
            <w:szCs w:val="24"/>
          </w:rPr>
          <w:t xml:space="preserve"> blockchain</w:t>
        </w:r>
      </w:ins>
    </w:p>
    <w:p w14:paraId="00062B35" w14:textId="77777777" w:rsidR="00E93610" w:rsidRPr="0023465D" w:rsidRDefault="00E93610" w:rsidP="00E93610">
      <w:pPr>
        <w:spacing w:after="120" w:line="480" w:lineRule="auto"/>
        <w:jc w:val="both"/>
        <w:rPr>
          <w:ins w:id="916" w:author="Sri Harsha Mekala" w:date="2016-12-01T08:36:00Z"/>
          <w:rFonts w:ascii="Times New Roman" w:eastAsia="Times New Roman" w:hAnsi="Times New Roman" w:cs="Times New Roman"/>
          <w:sz w:val="24"/>
          <w:szCs w:val="24"/>
        </w:rPr>
      </w:pPr>
      <w:proofErr w:type="spellStart"/>
      <w:proofErr w:type="gramStart"/>
      <w:ins w:id="917" w:author="Sri Harsha Mekala" w:date="2016-12-01T08:36:00Z">
        <w:r w:rsidRPr="24D47E9E">
          <w:rPr>
            <w:rFonts w:ascii="Times New Roman" w:eastAsia="Times New Roman" w:hAnsi="Times New Roman" w:cs="Times New Roman"/>
            <w:i/>
            <w:iCs/>
            <w:sz w:val="24"/>
            <w:szCs w:val="24"/>
          </w:rPr>
          <w:t>geth</w:t>
        </w:r>
        <w:proofErr w:type="spellEnd"/>
        <w:proofErr w:type="gramEnd"/>
        <w:r w:rsidRPr="24D47E9E">
          <w:rPr>
            <w:rFonts w:ascii="Times New Roman" w:eastAsia="Times New Roman" w:hAnsi="Times New Roman" w:cs="Times New Roman"/>
            <w:i/>
            <w:iCs/>
            <w:sz w:val="24"/>
            <w:szCs w:val="24"/>
          </w:rPr>
          <w:t xml:space="preserve"> --</w:t>
        </w:r>
        <w:proofErr w:type="spellStart"/>
        <w:r w:rsidRPr="24D47E9E">
          <w:rPr>
            <w:rFonts w:ascii="Times New Roman" w:eastAsia="Times New Roman" w:hAnsi="Times New Roman" w:cs="Times New Roman"/>
            <w:i/>
            <w:iCs/>
            <w:sz w:val="24"/>
            <w:szCs w:val="24"/>
          </w:rPr>
          <w:t>datadir</w:t>
        </w:r>
        <w:proofErr w:type="spellEnd"/>
        <w:r w:rsidRPr="24D47E9E">
          <w:rPr>
            <w:rFonts w:ascii="Times New Roman" w:eastAsia="Times New Roman" w:hAnsi="Times New Roman" w:cs="Times New Roman"/>
            <w:i/>
            <w:iCs/>
            <w:sz w:val="24"/>
            <w:szCs w:val="24"/>
          </w:rPr>
          <w:t xml:space="preserve"> /path/to/directory account list</w:t>
        </w:r>
        <w:r w:rsidRPr="0023465D">
          <w:rPr>
            <w:rFonts w:ascii="Times New Roman" w:eastAsia="Times New Roman" w:hAnsi="Times New Roman" w:cs="Times New Roman"/>
            <w:sz w:val="24"/>
            <w:szCs w:val="24"/>
          </w:rPr>
          <w:t xml:space="preserve"> – Gives accounts created on the private blockchain</w:t>
        </w:r>
      </w:ins>
    </w:p>
    <w:p w14:paraId="07B44E60" w14:textId="77777777" w:rsidR="00E93610" w:rsidRPr="0023465D" w:rsidRDefault="00E93610" w:rsidP="00E93610">
      <w:pPr>
        <w:spacing w:after="0" w:line="480" w:lineRule="auto"/>
        <w:rPr>
          <w:ins w:id="918" w:author="Sri Harsha Mekala" w:date="2016-12-01T08:36:00Z"/>
          <w:rFonts w:ascii="Times New Roman" w:eastAsia="Times New Roman" w:hAnsi="Times New Roman" w:cs="Times New Roman"/>
          <w:sz w:val="24"/>
          <w:szCs w:val="24"/>
        </w:rPr>
      </w:pPr>
      <w:ins w:id="919" w:author="Sri Harsha Mekala" w:date="2016-12-01T08:36:00Z">
        <w:r w:rsidRPr="0023465D">
          <w:rPr>
            <w:rFonts w:ascii="Times New Roman" w:eastAsia="Times New Roman" w:hAnsi="Times New Roman" w:cs="Times New Roman"/>
            <w:sz w:val="24"/>
            <w:szCs w:val="24"/>
          </w:rPr>
          <w:t xml:space="preserve">The same result can be achieved by typing </w:t>
        </w:r>
        <w:proofErr w:type="spellStart"/>
        <w:r w:rsidRPr="24D47E9E">
          <w:rPr>
            <w:rFonts w:ascii="Times New Roman" w:eastAsia="Times New Roman" w:hAnsi="Times New Roman" w:cs="Times New Roman"/>
            <w:i/>
            <w:iCs/>
            <w:sz w:val="24"/>
            <w:szCs w:val="24"/>
          </w:rPr>
          <w:t>eth.accounts</w:t>
        </w:r>
        <w:proofErr w:type="spellEnd"/>
        <w:r w:rsidRPr="24D47E9E">
          <w:rPr>
            <w:rFonts w:ascii="Times New Roman" w:eastAsia="Times New Roman" w:hAnsi="Times New Roman" w:cs="Times New Roman"/>
            <w:i/>
            <w:iCs/>
            <w:sz w:val="24"/>
            <w:szCs w:val="24"/>
          </w:rPr>
          <w:t xml:space="preserve"> </w:t>
        </w:r>
        <w:r w:rsidRPr="0023465D">
          <w:rPr>
            <w:rFonts w:ascii="Times New Roman" w:eastAsia="Times New Roman" w:hAnsi="Times New Roman" w:cs="Times New Roman"/>
            <w:sz w:val="24"/>
            <w:szCs w:val="24"/>
          </w:rPr>
          <w:t xml:space="preserve">in the </w:t>
        </w:r>
        <w:proofErr w:type="spellStart"/>
        <w:r w:rsidRPr="0023465D">
          <w:rPr>
            <w:rFonts w:ascii="Times New Roman" w:eastAsia="Times New Roman" w:hAnsi="Times New Roman" w:cs="Times New Roman"/>
            <w:sz w:val="24"/>
            <w:szCs w:val="24"/>
          </w:rPr>
          <w:t>javascript</w:t>
        </w:r>
        <w:proofErr w:type="spellEnd"/>
        <w:r w:rsidRPr="0023465D">
          <w:rPr>
            <w:rFonts w:ascii="Times New Roman" w:eastAsia="Times New Roman" w:hAnsi="Times New Roman" w:cs="Times New Roman"/>
            <w:sz w:val="24"/>
            <w:szCs w:val="24"/>
          </w:rPr>
          <w:t xml:space="preserve"> console. If a node has multiple accounts, each account can be accessed by their index. For example:</w:t>
        </w:r>
      </w:ins>
    </w:p>
    <w:p w14:paraId="2B2F733D" w14:textId="77777777" w:rsidR="00E93610" w:rsidRPr="0023465D" w:rsidRDefault="00E93610" w:rsidP="00E93610">
      <w:pPr>
        <w:spacing w:after="0" w:line="480" w:lineRule="auto"/>
        <w:rPr>
          <w:ins w:id="920" w:author="Sri Harsha Mekala" w:date="2016-12-01T08:36:00Z"/>
          <w:rFonts w:ascii="Times New Roman" w:eastAsia="Times New Roman" w:hAnsi="Times New Roman" w:cs="Times New Roman"/>
          <w:sz w:val="24"/>
          <w:szCs w:val="24"/>
        </w:rPr>
      </w:pPr>
      <w:ins w:id="921" w:author="Sri Harsha Mekala" w:date="2016-12-01T08:36:00Z">
        <w:r w:rsidRPr="0023465D">
          <w:rPr>
            <w:rFonts w:ascii="Times New Roman" w:eastAsia="Times New Roman" w:hAnsi="Times New Roman" w:cs="Times New Roman"/>
            <w:sz w:val="24"/>
            <w:szCs w:val="24"/>
          </w:rPr>
          <w:t xml:space="preserve">Account 1 can be accessed by </w:t>
        </w:r>
        <w:proofErr w:type="spellStart"/>
        <w:proofErr w:type="gramStart"/>
        <w:r w:rsidRPr="24D47E9E">
          <w:rPr>
            <w:rFonts w:ascii="Times New Roman" w:eastAsia="Times New Roman" w:hAnsi="Times New Roman" w:cs="Times New Roman"/>
            <w:i/>
            <w:iCs/>
            <w:sz w:val="24"/>
            <w:szCs w:val="24"/>
          </w:rPr>
          <w:t>eth.accounts</w:t>
        </w:r>
        <w:proofErr w:type="spellEnd"/>
        <w:r w:rsidRPr="24D47E9E">
          <w:rPr>
            <w:rFonts w:ascii="Times New Roman" w:eastAsia="Times New Roman" w:hAnsi="Times New Roman" w:cs="Times New Roman"/>
            <w:i/>
            <w:iCs/>
            <w:sz w:val="24"/>
            <w:szCs w:val="24"/>
          </w:rPr>
          <w:t>[</w:t>
        </w:r>
        <w:proofErr w:type="gramEnd"/>
        <w:r w:rsidRPr="24D47E9E">
          <w:rPr>
            <w:rFonts w:ascii="Times New Roman" w:eastAsia="Times New Roman" w:hAnsi="Times New Roman" w:cs="Times New Roman"/>
            <w:i/>
            <w:iCs/>
            <w:sz w:val="24"/>
            <w:szCs w:val="24"/>
          </w:rPr>
          <w:t>0]</w:t>
        </w:r>
      </w:ins>
    </w:p>
    <w:p w14:paraId="5664C722" w14:textId="77777777" w:rsidR="00E93610" w:rsidRPr="0023465D" w:rsidRDefault="00E93610" w:rsidP="00E93610">
      <w:pPr>
        <w:spacing w:after="240" w:line="480" w:lineRule="auto"/>
        <w:rPr>
          <w:ins w:id="922" w:author="Sri Harsha Mekala" w:date="2016-12-01T08:36:00Z"/>
          <w:rFonts w:ascii="Times New Roman" w:eastAsia="Times New Roman" w:hAnsi="Times New Roman" w:cs="Times New Roman"/>
          <w:sz w:val="24"/>
          <w:szCs w:val="24"/>
        </w:rPr>
      </w:pPr>
      <w:ins w:id="923" w:author="Sri Harsha Mekala" w:date="2016-12-01T08:36:00Z">
        <w:r w:rsidRPr="0023465D">
          <w:rPr>
            <w:rFonts w:ascii="Times New Roman" w:eastAsia="Times New Roman" w:hAnsi="Times New Roman" w:cs="Times New Roman"/>
            <w:sz w:val="24"/>
            <w:szCs w:val="24"/>
          </w:rPr>
          <w:t xml:space="preserve">Account 2 can be accessed by </w:t>
        </w:r>
        <w:proofErr w:type="spellStart"/>
        <w:proofErr w:type="gramStart"/>
        <w:r w:rsidRPr="24D47E9E">
          <w:rPr>
            <w:rFonts w:ascii="Times New Roman" w:eastAsia="Times New Roman" w:hAnsi="Times New Roman" w:cs="Times New Roman"/>
            <w:i/>
            <w:iCs/>
            <w:sz w:val="24"/>
            <w:szCs w:val="24"/>
          </w:rPr>
          <w:t>eth.accounts</w:t>
        </w:r>
        <w:proofErr w:type="spellEnd"/>
        <w:r w:rsidRPr="24D47E9E">
          <w:rPr>
            <w:rFonts w:ascii="Times New Roman" w:eastAsia="Times New Roman" w:hAnsi="Times New Roman" w:cs="Times New Roman"/>
            <w:i/>
            <w:iCs/>
            <w:sz w:val="24"/>
            <w:szCs w:val="24"/>
          </w:rPr>
          <w:t>[</w:t>
        </w:r>
        <w:proofErr w:type="gramEnd"/>
        <w:r w:rsidRPr="24D47E9E">
          <w:rPr>
            <w:rFonts w:ascii="Times New Roman" w:eastAsia="Times New Roman" w:hAnsi="Times New Roman" w:cs="Times New Roman"/>
            <w:i/>
            <w:iCs/>
            <w:sz w:val="24"/>
            <w:szCs w:val="24"/>
          </w:rPr>
          <w:t>1]</w:t>
        </w:r>
      </w:ins>
    </w:p>
    <w:p w14:paraId="73384EFC" w14:textId="77777777" w:rsidR="00E93610" w:rsidRPr="0023465D" w:rsidRDefault="00E93610" w:rsidP="00E93610">
      <w:pPr>
        <w:spacing w:after="0" w:line="480" w:lineRule="auto"/>
        <w:jc w:val="both"/>
        <w:rPr>
          <w:ins w:id="924" w:author="Sri Harsha Mekala" w:date="2016-12-01T08:36:00Z"/>
          <w:rFonts w:ascii="Times New Roman" w:eastAsia="Times New Roman" w:hAnsi="Times New Roman" w:cs="Times New Roman"/>
          <w:b/>
          <w:bCs/>
          <w:sz w:val="24"/>
          <w:szCs w:val="24"/>
        </w:rPr>
      </w:pPr>
      <w:ins w:id="925" w:author="Sri Harsha Mekala" w:date="2016-12-01T08:36:00Z">
        <w:r w:rsidRPr="0023465D">
          <w:rPr>
            <w:rFonts w:ascii="Times New Roman" w:eastAsia="Times New Roman" w:hAnsi="Times New Roman" w:cs="Times New Roman"/>
            <w:b/>
            <w:bCs/>
            <w:sz w:val="24"/>
            <w:szCs w:val="24"/>
          </w:rPr>
          <w:t>Unlocking accounts:</w:t>
        </w:r>
      </w:ins>
    </w:p>
    <w:p w14:paraId="523B03CB" w14:textId="77777777" w:rsidR="00E93610" w:rsidRPr="0023465D" w:rsidRDefault="00E93610" w:rsidP="00E93610">
      <w:pPr>
        <w:spacing w:after="0" w:line="480" w:lineRule="auto"/>
        <w:jc w:val="both"/>
        <w:rPr>
          <w:ins w:id="926" w:author="Sri Harsha Mekala" w:date="2016-12-01T08:36:00Z"/>
          <w:rFonts w:ascii="Times New Roman" w:eastAsia="Times New Roman" w:hAnsi="Times New Roman" w:cs="Times New Roman"/>
          <w:sz w:val="24"/>
          <w:szCs w:val="24"/>
        </w:rPr>
      </w:pPr>
      <w:ins w:id="927" w:author="Sri Harsha Mekala" w:date="2016-12-01T08:36:00Z">
        <w:r w:rsidRPr="0023465D">
          <w:rPr>
            <w:rFonts w:ascii="Times New Roman" w:eastAsia="Times New Roman" w:hAnsi="Times New Roman" w:cs="Times New Roman"/>
            <w:sz w:val="24"/>
            <w:szCs w:val="24"/>
          </w:rPr>
          <w:t>Before initiating transactions, the accounts involved must be unlocked. In our case, we are sending ether from the first account (</w:t>
        </w:r>
        <w:proofErr w:type="spellStart"/>
        <w:proofErr w:type="gramStart"/>
        <w:r w:rsidRPr="0023465D">
          <w:rPr>
            <w:rFonts w:ascii="Times New Roman" w:eastAsia="Times New Roman" w:hAnsi="Times New Roman" w:cs="Times New Roman"/>
            <w:sz w:val="24"/>
            <w:szCs w:val="24"/>
          </w:rPr>
          <w:t>eth.accounts</w:t>
        </w:r>
        <w:proofErr w:type="spellEnd"/>
        <w:r w:rsidRPr="0023465D">
          <w:rPr>
            <w:rFonts w:ascii="Times New Roman" w:eastAsia="Times New Roman" w:hAnsi="Times New Roman" w:cs="Times New Roman"/>
            <w:sz w:val="24"/>
            <w:szCs w:val="24"/>
          </w:rPr>
          <w:t>[</w:t>
        </w:r>
        <w:proofErr w:type="gramEnd"/>
        <w:r w:rsidRPr="0023465D">
          <w:rPr>
            <w:rFonts w:ascii="Times New Roman" w:eastAsia="Times New Roman" w:hAnsi="Times New Roman" w:cs="Times New Roman"/>
            <w:sz w:val="24"/>
            <w:szCs w:val="24"/>
          </w:rPr>
          <w:t>0]) to the second account (</w:t>
        </w:r>
        <w:proofErr w:type="spellStart"/>
        <w:r w:rsidRPr="0023465D">
          <w:rPr>
            <w:rFonts w:ascii="Times New Roman" w:eastAsia="Times New Roman" w:hAnsi="Times New Roman" w:cs="Times New Roman"/>
            <w:sz w:val="24"/>
            <w:szCs w:val="24"/>
          </w:rPr>
          <w:t>eth.accounts</w:t>
        </w:r>
        <w:proofErr w:type="spellEnd"/>
        <w:r w:rsidRPr="0023465D">
          <w:rPr>
            <w:rFonts w:ascii="Times New Roman" w:eastAsia="Times New Roman" w:hAnsi="Times New Roman" w:cs="Times New Roman"/>
            <w:sz w:val="24"/>
            <w:szCs w:val="24"/>
          </w:rPr>
          <w:t xml:space="preserve">[1]). Both account are present on the same node (N2). </w:t>
        </w:r>
      </w:ins>
    </w:p>
    <w:p w14:paraId="3D0D7277" w14:textId="77777777" w:rsidR="00E93610" w:rsidRPr="0023465D" w:rsidRDefault="00E93610" w:rsidP="24D47E9E">
      <w:pPr>
        <w:spacing w:after="0" w:line="480" w:lineRule="auto"/>
        <w:rPr>
          <w:ins w:id="928" w:author="Sri Harsha Mekala" w:date="2016-12-01T08:36:00Z"/>
          <w:rFonts w:ascii="Times New Roman" w:eastAsia="Times New Roman" w:hAnsi="Times New Roman" w:cs="Times New Roman"/>
          <w:i/>
          <w:iCs/>
          <w:sz w:val="24"/>
          <w:szCs w:val="24"/>
        </w:rPr>
      </w:pPr>
      <w:proofErr w:type="spellStart"/>
      <w:proofErr w:type="gramStart"/>
      <w:ins w:id="929" w:author="Sri Harsha Mekala" w:date="2016-12-01T08:36:00Z">
        <w:r w:rsidRPr="24D47E9E">
          <w:rPr>
            <w:rFonts w:ascii="Times New Roman" w:eastAsia="Times New Roman" w:hAnsi="Times New Roman" w:cs="Times New Roman"/>
            <w:i/>
            <w:iCs/>
            <w:sz w:val="24"/>
            <w:szCs w:val="24"/>
          </w:rPr>
          <w:t>personal.unlockAccount</w:t>
        </w:r>
        <w:proofErr w:type="spellEnd"/>
        <w:r w:rsidRPr="24D47E9E">
          <w:rPr>
            <w:rFonts w:ascii="Times New Roman" w:eastAsia="Times New Roman" w:hAnsi="Times New Roman" w:cs="Times New Roman"/>
            <w:i/>
            <w:iCs/>
            <w:sz w:val="24"/>
            <w:szCs w:val="24"/>
          </w:rPr>
          <w:t>(</w:t>
        </w:r>
        <w:proofErr w:type="spellStart"/>
        <w:proofErr w:type="gramEnd"/>
        <w:r w:rsidRPr="24D47E9E">
          <w:rPr>
            <w:rFonts w:ascii="Times New Roman" w:eastAsia="Times New Roman" w:hAnsi="Times New Roman" w:cs="Times New Roman"/>
            <w:i/>
            <w:iCs/>
            <w:sz w:val="24"/>
            <w:szCs w:val="24"/>
          </w:rPr>
          <w:t>eth.accounts</w:t>
        </w:r>
        <w:proofErr w:type="spellEnd"/>
        <w:r w:rsidRPr="24D47E9E">
          <w:rPr>
            <w:rFonts w:ascii="Times New Roman" w:eastAsia="Times New Roman" w:hAnsi="Times New Roman" w:cs="Times New Roman"/>
            <w:i/>
            <w:iCs/>
            <w:sz w:val="24"/>
            <w:szCs w:val="24"/>
          </w:rPr>
          <w:t>[0],”password”)</w:t>
        </w:r>
      </w:ins>
    </w:p>
    <w:p w14:paraId="47ED1267" w14:textId="77777777" w:rsidR="00E93610" w:rsidRPr="0023465D" w:rsidRDefault="00E93610" w:rsidP="00E93610">
      <w:pPr>
        <w:spacing w:after="0" w:line="480" w:lineRule="auto"/>
        <w:jc w:val="both"/>
        <w:rPr>
          <w:ins w:id="930" w:author="Sri Harsha Mekala" w:date="2016-12-01T08:36:00Z"/>
          <w:rFonts w:ascii="Times New Roman" w:eastAsia="Times New Roman" w:hAnsi="Times New Roman" w:cs="Times New Roman"/>
          <w:sz w:val="24"/>
          <w:szCs w:val="24"/>
        </w:rPr>
      </w:pPr>
      <w:proofErr w:type="spellStart"/>
      <w:proofErr w:type="gramStart"/>
      <w:ins w:id="931" w:author="Sri Harsha Mekala" w:date="2016-12-01T08:36:00Z">
        <w:r w:rsidRPr="24D47E9E">
          <w:rPr>
            <w:rFonts w:ascii="Times New Roman" w:eastAsia="Times New Roman" w:hAnsi="Times New Roman" w:cs="Times New Roman"/>
            <w:i/>
            <w:iCs/>
            <w:sz w:val="24"/>
            <w:szCs w:val="24"/>
          </w:rPr>
          <w:t>personal.unlockAccount</w:t>
        </w:r>
        <w:proofErr w:type="spellEnd"/>
        <w:r w:rsidRPr="24D47E9E">
          <w:rPr>
            <w:rFonts w:ascii="Times New Roman" w:eastAsia="Times New Roman" w:hAnsi="Times New Roman" w:cs="Times New Roman"/>
            <w:i/>
            <w:iCs/>
            <w:sz w:val="24"/>
            <w:szCs w:val="24"/>
          </w:rPr>
          <w:t>(</w:t>
        </w:r>
        <w:proofErr w:type="spellStart"/>
        <w:proofErr w:type="gramEnd"/>
        <w:r w:rsidRPr="24D47E9E">
          <w:rPr>
            <w:rFonts w:ascii="Times New Roman" w:eastAsia="Times New Roman" w:hAnsi="Times New Roman" w:cs="Times New Roman"/>
            <w:i/>
            <w:iCs/>
            <w:sz w:val="24"/>
            <w:szCs w:val="24"/>
          </w:rPr>
          <w:t>eth.accounts</w:t>
        </w:r>
        <w:proofErr w:type="spellEnd"/>
        <w:r w:rsidRPr="24D47E9E">
          <w:rPr>
            <w:rFonts w:ascii="Times New Roman" w:eastAsia="Times New Roman" w:hAnsi="Times New Roman" w:cs="Times New Roman"/>
            <w:i/>
            <w:iCs/>
            <w:sz w:val="24"/>
            <w:szCs w:val="24"/>
          </w:rPr>
          <w:t>[1],”password”)</w:t>
        </w:r>
      </w:ins>
    </w:p>
    <w:p w14:paraId="6CE7C4B8" w14:textId="77777777" w:rsidR="00E93610" w:rsidRPr="0023465D" w:rsidRDefault="00E93610" w:rsidP="00E93610">
      <w:pPr>
        <w:spacing w:after="120" w:line="480" w:lineRule="auto"/>
        <w:rPr>
          <w:ins w:id="932" w:author="Sri Harsha Mekala" w:date="2016-12-01T08:36:00Z"/>
          <w:rFonts w:ascii="Times New Roman" w:eastAsia="Times New Roman" w:hAnsi="Times New Roman" w:cs="Times New Roman"/>
          <w:sz w:val="24"/>
          <w:szCs w:val="24"/>
        </w:rPr>
      </w:pPr>
      <w:ins w:id="933" w:author="Sri Harsha Mekala" w:date="2016-12-01T08:36:00Z">
        <w:r w:rsidRPr="0023465D">
          <w:rPr>
            <w:rFonts w:ascii="Times New Roman" w:eastAsia="Times New Roman" w:hAnsi="Times New Roman" w:cs="Times New Roman"/>
            <w:sz w:val="24"/>
            <w:szCs w:val="24"/>
          </w:rPr>
          <w:t>Sending ether without unlocking an account will result in an error.</w:t>
        </w:r>
      </w:ins>
    </w:p>
    <w:p w14:paraId="1272B5BE" w14:textId="77777777" w:rsidR="00E93610" w:rsidRPr="0023465D" w:rsidRDefault="00E93610" w:rsidP="00E93610">
      <w:pPr>
        <w:spacing w:after="0" w:line="480" w:lineRule="auto"/>
        <w:jc w:val="both"/>
        <w:rPr>
          <w:ins w:id="934" w:author="Sri Harsha Mekala" w:date="2016-12-01T08:36:00Z"/>
          <w:rFonts w:ascii="Times New Roman" w:eastAsia="Times New Roman" w:hAnsi="Times New Roman" w:cs="Times New Roman"/>
          <w:sz w:val="24"/>
          <w:szCs w:val="24"/>
        </w:rPr>
      </w:pPr>
      <w:ins w:id="935" w:author="Sri Harsha Mekala" w:date="2016-12-01T08:36:00Z">
        <w:r w:rsidRPr="0023465D">
          <w:rPr>
            <w:rFonts w:ascii="Times New Roman" w:eastAsia="Times New Roman" w:hAnsi="Times New Roman" w:cs="Times New Roman"/>
            <w:sz w:val="24"/>
            <w:szCs w:val="24"/>
          </w:rPr>
          <w:lastRenderedPageBreak/>
          <w:t>All the accounts should be unlocked from the node in which they are present. Accounts need to be unlocked only for sending transactions. Receiver and miner need not have their accounts unlocked. Account locking is a way of protecting the associated private key of an account. In case the private key is stolen, the attacker cannot make use of the funds in that account unless he/she knows the private key.  Accounts can also be unlocked for a specific duration using the following command:</w:t>
        </w:r>
      </w:ins>
    </w:p>
    <w:p w14:paraId="55B2E6E8" w14:textId="77777777" w:rsidR="00E93610" w:rsidRPr="0023465D" w:rsidRDefault="00E93610" w:rsidP="24D47E9E">
      <w:pPr>
        <w:spacing w:after="0" w:line="480" w:lineRule="auto"/>
        <w:rPr>
          <w:ins w:id="936" w:author="Sri Harsha Mekala" w:date="2016-12-01T08:36:00Z"/>
          <w:rFonts w:ascii="Times New Roman" w:eastAsia="Times New Roman" w:hAnsi="Times New Roman" w:cs="Times New Roman"/>
          <w:i/>
          <w:iCs/>
          <w:sz w:val="24"/>
          <w:szCs w:val="24"/>
        </w:rPr>
      </w:pPr>
      <w:proofErr w:type="spellStart"/>
      <w:proofErr w:type="gramStart"/>
      <w:ins w:id="937" w:author="Sri Harsha Mekala" w:date="2016-12-01T08:36:00Z">
        <w:r w:rsidRPr="24D47E9E">
          <w:rPr>
            <w:rFonts w:ascii="Times New Roman" w:eastAsia="Times New Roman" w:hAnsi="Times New Roman" w:cs="Times New Roman"/>
            <w:i/>
            <w:iCs/>
            <w:sz w:val="24"/>
            <w:szCs w:val="24"/>
          </w:rPr>
          <w:t>personal.unlockAccount</w:t>
        </w:r>
        <w:proofErr w:type="spellEnd"/>
        <w:r w:rsidRPr="24D47E9E">
          <w:rPr>
            <w:rFonts w:ascii="Times New Roman" w:eastAsia="Times New Roman" w:hAnsi="Times New Roman" w:cs="Times New Roman"/>
            <w:i/>
            <w:iCs/>
            <w:sz w:val="24"/>
            <w:szCs w:val="24"/>
          </w:rPr>
          <w:t>(</w:t>
        </w:r>
        <w:proofErr w:type="spellStart"/>
        <w:proofErr w:type="gramEnd"/>
        <w:r w:rsidRPr="24D47E9E">
          <w:rPr>
            <w:rFonts w:ascii="Times New Roman" w:eastAsia="Times New Roman" w:hAnsi="Times New Roman" w:cs="Times New Roman"/>
            <w:i/>
            <w:iCs/>
            <w:sz w:val="24"/>
            <w:szCs w:val="24"/>
          </w:rPr>
          <w:t>eth.accounts</w:t>
        </w:r>
        <w:proofErr w:type="spellEnd"/>
        <w:r w:rsidRPr="24D47E9E">
          <w:rPr>
            <w:rFonts w:ascii="Times New Roman" w:eastAsia="Times New Roman" w:hAnsi="Times New Roman" w:cs="Times New Roman"/>
            <w:i/>
            <w:iCs/>
            <w:sz w:val="24"/>
            <w:szCs w:val="24"/>
          </w:rPr>
          <w:t>[0], “password”, 1000)</w:t>
        </w:r>
      </w:ins>
    </w:p>
    <w:p w14:paraId="4B51248D" w14:textId="77777777" w:rsidR="00E93610" w:rsidRPr="0023465D" w:rsidRDefault="00E93610" w:rsidP="00E93610">
      <w:pPr>
        <w:spacing w:after="240" w:line="480" w:lineRule="auto"/>
        <w:rPr>
          <w:ins w:id="938" w:author="Sri Harsha Mekala" w:date="2016-12-01T08:36:00Z"/>
          <w:rFonts w:ascii="Times New Roman" w:eastAsia="Times New Roman" w:hAnsi="Times New Roman" w:cs="Times New Roman"/>
          <w:sz w:val="24"/>
          <w:szCs w:val="24"/>
        </w:rPr>
      </w:pPr>
      <w:ins w:id="939" w:author="Sri Harsha Mekala" w:date="2016-12-01T08:36:00Z">
        <w:r w:rsidRPr="0023465D">
          <w:rPr>
            <w:rFonts w:ascii="Times New Roman" w:eastAsia="Times New Roman" w:hAnsi="Times New Roman" w:cs="Times New Roman"/>
            <w:sz w:val="24"/>
            <w:szCs w:val="24"/>
          </w:rPr>
          <w:t xml:space="preserve">Here, the account will be unlocked for 1000 seconds.  </w:t>
        </w:r>
      </w:ins>
    </w:p>
    <w:p w14:paraId="02F42000" w14:textId="77777777" w:rsidR="00E93610" w:rsidRPr="0023465D" w:rsidRDefault="00E93610" w:rsidP="00E93610">
      <w:pPr>
        <w:spacing w:after="0" w:line="480" w:lineRule="auto"/>
        <w:rPr>
          <w:ins w:id="940" w:author="Sri Harsha Mekala" w:date="2016-12-01T08:36:00Z"/>
          <w:rFonts w:ascii="Times New Roman" w:eastAsia="Times New Roman" w:hAnsi="Times New Roman" w:cs="Times New Roman"/>
          <w:b/>
          <w:bCs/>
          <w:sz w:val="24"/>
          <w:szCs w:val="24"/>
        </w:rPr>
      </w:pPr>
      <w:ins w:id="941" w:author="Sri Harsha Mekala" w:date="2016-12-01T08:36:00Z">
        <w:r w:rsidRPr="0023465D">
          <w:rPr>
            <w:rFonts w:ascii="Times New Roman" w:eastAsia="Times New Roman" w:hAnsi="Times New Roman" w:cs="Times New Roman"/>
            <w:b/>
            <w:bCs/>
            <w:sz w:val="24"/>
            <w:szCs w:val="24"/>
          </w:rPr>
          <w:t>Initiating a transaction:</w:t>
        </w:r>
      </w:ins>
    </w:p>
    <w:p w14:paraId="6A7C4D41" w14:textId="77777777" w:rsidR="00E93610" w:rsidRPr="0023465D" w:rsidRDefault="00E93610" w:rsidP="00E93610">
      <w:pPr>
        <w:spacing w:after="120"/>
        <w:rPr>
          <w:ins w:id="942" w:author="Sri Harsha Mekala" w:date="2016-12-01T08:36:00Z"/>
          <w:rFonts w:ascii="Times New Roman" w:eastAsia="Times New Roman" w:hAnsi="Times New Roman" w:cs="Times New Roman"/>
          <w:sz w:val="24"/>
          <w:szCs w:val="24"/>
        </w:rPr>
      </w:pPr>
      <w:ins w:id="943" w:author="Sri Harsha Mekala" w:date="2016-12-01T08:36:00Z">
        <w:r w:rsidRPr="0023465D">
          <w:rPr>
            <w:rFonts w:ascii="Times New Roman" w:eastAsia="Times New Roman" w:hAnsi="Times New Roman" w:cs="Times New Roman"/>
            <w:sz w:val="24"/>
            <w:szCs w:val="24"/>
          </w:rPr>
          <w:t>To initiate transactions from a node issue the following command:</w:t>
        </w:r>
      </w:ins>
    </w:p>
    <w:p w14:paraId="3DACABBB" w14:textId="77777777" w:rsidR="00E93610" w:rsidRPr="0023465D" w:rsidRDefault="00E93610" w:rsidP="24D47E9E">
      <w:pPr>
        <w:spacing w:after="240" w:line="480" w:lineRule="auto"/>
        <w:rPr>
          <w:ins w:id="944" w:author="Sri Harsha Mekala" w:date="2016-12-01T08:36:00Z"/>
          <w:rFonts w:ascii="Times New Roman" w:eastAsia="Times New Roman" w:hAnsi="Times New Roman" w:cs="Times New Roman"/>
          <w:i/>
          <w:iCs/>
          <w:sz w:val="24"/>
          <w:szCs w:val="24"/>
        </w:rPr>
      </w:pPr>
      <w:proofErr w:type="spellStart"/>
      <w:proofErr w:type="gramStart"/>
      <w:ins w:id="945" w:author="Sri Harsha Mekala" w:date="2016-12-01T08:36:00Z">
        <w:r w:rsidRPr="24D47E9E">
          <w:rPr>
            <w:rFonts w:ascii="Times New Roman" w:eastAsia="Times New Roman" w:hAnsi="Times New Roman" w:cs="Times New Roman"/>
            <w:i/>
            <w:iCs/>
            <w:sz w:val="24"/>
            <w:szCs w:val="24"/>
          </w:rPr>
          <w:t>eth.sendTransaction</w:t>
        </w:r>
        <w:proofErr w:type="spellEnd"/>
        <w:r w:rsidRPr="24D47E9E">
          <w:rPr>
            <w:rFonts w:ascii="Times New Roman" w:eastAsia="Times New Roman" w:hAnsi="Times New Roman" w:cs="Times New Roman"/>
            <w:i/>
            <w:iCs/>
            <w:sz w:val="24"/>
            <w:szCs w:val="24"/>
          </w:rPr>
          <w:t>(</w:t>
        </w:r>
        <w:proofErr w:type="gramEnd"/>
        <w:r w:rsidRPr="24D47E9E">
          <w:rPr>
            <w:rFonts w:ascii="Times New Roman" w:eastAsia="Times New Roman" w:hAnsi="Times New Roman" w:cs="Times New Roman"/>
            <w:i/>
            <w:iCs/>
            <w:sz w:val="24"/>
            <w:szCs w:val="24"/>
          </w:rPr>
          <w:t>{from: sender, to: recipient, value: amount})</w:t>
        </w:r>
      </w:ins>
    </w:p>
    <w:p w14:paraId="2444EBBE" w14:textId="77777777" w:rsidR="00E93610" w:rsidRPr="0023465D" w:rsidRDefault="00E93610" w:rsidP="00E93610">
      <w:pPr>
        <w:spacing w:after="0" w:line="480" w:lineRule="auto"/>
        <w:rPr>
          <w:ins w:id="946" w:author="Sri Harsha Mekala" w:date="2016-12-01T08:36:00Z"/>
          <w:rFonts w:ascii="Times New Roman" w:eastAsia="Times New Roman" w:hAnsi="Times New Roman" w:cs="Times New Roman"/>
          <w:b/>
          <w:bCs/>
          <w:sz w:val="24"/>
          <w:szCs w:val="24"/>
        </w:rPr>
      </w:pPr>
      <w:ins w:id="947" w:author="Sri Harsha Mekala" w:date="2016-12-01T08:36:00Z">
        <w:r w:rsidRPr="0023465D">
          <w:rPr>
            <w:rFonts w:ascii="Times New Roman" w:eastAsia="Times New Roman" w:hAnsi="Times New Roman" w:cs="Times New Roman"/>
            <w:b/>
            <w:bCs/>
            <w:sz w:val="24"/>
            <w:szCs w:val="24"/>
          </w:rPr>
          <w:t>Mining:</w:t>
        </w:r>
      </w:ins>
    </w:p>
    <w:p w14:paraId="0314A474" w14:textId="77777777" w:rsidR="00E93610" w:rsidRPr="0023465D" w:rsidRDefault="00E93610" w:rsidP="00E93610">
      <w:pPr>
        <w:spacing w:after="120" w:line="480" w:lineRule="auto"/>
        <w:jc w:val="both"/>
        <w:rPr>
          <w:ins w:id="948" w:author="Sri Harsha Mekala" w:date="2016-12-01T08:36:00Z"/>
          <w:rFonts w:ascii="Times New Roman" w:eastAsia="Times New Roman" w:hAnsi="Times New Roman" w:cs="Times New Roman"/>
          <w:sz w:val="24"/>
          <w:szCs w:val="24"/>
        </w:rPr>
      </w:pPr>
      <w:ins w:id="949" w:author="Sri Harsha Mekala" w:date="2016-12-01T08:36:00Z">
        <w:r w:rsidRPr="0023465D">
          <w:rPr>
            <w:rFonts w:ascii="Times New Roman" w:eastAsia="Times New Roman" w:hAnsi="Times New Roman" w:cs="Times New Roman"/>
            <w:sz w:val="24"/>
            <w:szCs w:val="24"/>
          </w:rPr>
          <w:t>After starting the transaction, the ether won’t be transferred immediately. This transaction has to be mined. To start and stop mining the following commands are used:</w:t>
        </w:r>
      </w:ins>
    </w:p>
    <w:p w14:paraId="49F5B41B" w14:textId="77777777" w:rsidR="00E93610" w:rsidRPr="0023465D" w:rsidRDefault="00E93610" w:rsidP="00E93610">
      <w:pPr>
        <w:spacing w:after="120"/>
        <w:rPr>
          <w:ins w:id="950" w:author="Sri Harsha Mekala" w:date="2016-12-01T08:36:00Z"/>
          <w:rFonts w:ascii="Times New Roman" w:eastAsia="Times New Roman" w:hAnsi="Times New Roman" w:cs="Times New Roman"/>
          <w:sz w:val="24"/>
          <w:szCs w:val="24"/>
        </w:rPr>
      </w:pPr>
      <w:proofErr w:type="spellStart"/>
      <w:proofErr w:type="gramStart"/>
      <w:ins w:id="951" w:author="Sri Harsha Mekala" w:date="2016-12-01T08:36:00Z">
        <w:r w:rsidRPr="24D47E9E">
          <w:rPr>
            <w:rFonts w:ascii="Times New Roman" w:eastAsia="Times New Roman" w:hAnsi="Times New Roman" w:cs="Times New Roman"/>
            <w:i/>
            <w:iCs/>
            <w:sz w:val="24"/>
            <w:szCs w:val="24"/>
          </w:rPr>
          <w:t>miner.start</w:t>
        </w:r>
        <w:proofErr w:type="spellEnd"/>
        <w:r w:rsidRPr="24D47E9E">
          <w:rPr>
            <w:rFonts w:ascii="Times New Roman" w:eastAsia="Times New Roman" w:hAnsi="Times New Roman" w:cs="Times New Roman"/>
            <w:i/>
            <w:iCs/>
            <w:sz w:val="24"/>
            <w:szCs w:val="24"/>
          </w:rPr>
          <w:t>(</w:t>
        </w:r>
        <w:proofErr w:type="gramEnd"/>
        <w:r w:rsidRPr="24D47E9E">
          <w:rPr>
            <w:rFonts w:ascii="Times New Roman" w:eastAsia="Times New Roman" w:hAnsi="Times New Roman" w:cs="Times New Roman"/>
            <w:i/>
            <w:iCs/>
            <w:sz w:val="24"/>
            <w:szCs w:val="24"/>
          </w:rPr>
          <w:t>1)</w:t>
        </w:r>
        <w:r w:rsidRPr="0023465D">
          <w:rPr>
            <w:rFonts w:ascii="Times New Roman" w:eastAsia="Times New Roman" w:hAnsi="Times New Roman" w:cs="Times New Roman"/>
            <w:sz w:val="24"/>
            <w:szCs w:val="24"/>
          </w:rPr>
          <w:t xml:space="preserve"> – The argument represents the # of miner threads. </w:t>
        </w:r>
      </w:ins>
    </w:p>
    <w:p w14:paraId="720B51F7" w14:textId="77777777" w:rsidR="00E93610" w:rsidRDefault="00E93610" w:rsidP="00E93610">
      <w:pPr>
        <w:spacing w:after="0" w:line="240" w:lineRule="auto"/>
        <w:rPr>
          <w:rFonts w:ascii="Times New Roman" w:eastAsia="Times New Roman" w:hAnsi="Times New Roman" w:cs="Times New Roman"/>
          <w:sz w:val="24"/>
          <w:szCs w:val="24"/>
        </w:rPr>
      </w:pPr>
      <w:proofErr w:type="spellStart"/>
      <w:proofErr w:type="gramStart"/>
      <w:ins w:id="952" w:author="Sri Harsha Mekala" w:date="2016-12-01T08:36:00Z">
        <w:r w:rsidRPr="24D47E9E">
          <w:rPr>
            <w:rFonts w:ascii="Times New Roman" w:eastAsia="Times New Roman" w:hAnsi="Times New Roman" w:cs="Times New Roman"/>
            <w:i/>
            <w:iCs/>
            <w:sz w:val="24"/>
            <w:szCs w:val="24"/>
          </w:rPr>
          <w:t>miner.stop</w:t>
        </w:r>
        <w:proofErr w:type="spellEnd"/>
        <w:r w:rsidRPr="24D47E9E">
          <w:rPr>
            <w:rFonts w:ascii="Times New Roman" w:eastAsia="Times New Roman" w:hAnsi="Times New Roman" w:cs="Times New Roman"/>
            <w:i/>
            <w:iCs/>
            <w:sz w:val="24"/>
            <w:szCs w:val="24"/>
          </w:rPr>
          <w:t>(</w:t>
        </w:r>
        <w:proofErr w:type="gramEnd"/>
        <w:r w:rsidRPr="24D47E9E">
          <w:rPr>
            <w:rFonts w:ascii="Times New Roman" w:eastAsia="Times New Roman" w:hAnsi="Times New Roman" w:cs="Times New Roman"/>
            <w:i/>
            <w:iCs/>
            <w:sz w:val="24"/>
            <w:szCs w:val="24"/>
          </w:rPr>
          <w:t>)</w:t>
        </w:r>
        <w:r w:rsidRPr="0023465D">
          <w:rPr>
            <w:rFonts w:ascii="Times New Roman" w:eastAsia="Times New Roman" w:hAnsi="Times New Roman" w:cs="Times New Roman"/>
            <w:sz w:val="24"/>
            <w:szCs w:val="24"/>
          </w:rPr>
          <w:t xml:space="preserve"> – To stop mining.</w:t>
        </w:r>
      </w:ins>
    </w:p>
    <w:p w14:paraId="56C972BC" w14:textId="77777777" w:rsidR="00210216" w:rsidRPr="00210216" w:rsidRDefault="00210216">
      <w:pPr>
        <w:spacing w:after="0" w:line="240" w:lineRule="auto"/>
        <w:rPr>
          <w:i/>
          <w:rPrChange w:id="953" w:author="Sri Harsha Mekala" w:date="2016-12-01T10:07:00Z">
            <w:rPr>
              <w:color w:val="000000" w:themeColor="text1"/>
            </w:rPr>
          </w:rPrChange>
        </w:rPr>
        <w:pPrChange w:id="954" w:author="Sri Harsha Mekala" w:date="2016-12-01T10:07:00Z">
          <w:pPr>
            <w:pStyle w:val="NormalWeb"/>
            <w:spacing w:before="0" w:beforeAutospacing="0" w:after="160" w:afterAutospacing="0"/>
            <w:textAlignment w:val="baseline"/>
          </w:pPr>
        </w:pPrChange>
      </w:pPr>
    </w:p>
    <w:sectPr w:rsidR="00210216" w:rsidRPr="00210216" w:rsidSect="00731D03">
      <w:headerReference w:type="default" r:id="rId73"/>
      <w:footerReference w:type="default" r:id="rId7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1F340" w14:textId="77777777" w:rsidR="00C340AB" w:rsidRDefault="00C340AB" w:rsidP="00780F05">
      <w:pPr>
        <w:spacing w:after="0" w:line="240" w:lineRule="auto"/>
      </w:pPr>
      <w:r>
        <w:separator/>
      </w:r>
    </w:p>
  </w:endnote>
  <w:endnote w:type="continuationSeparator" w:id="0">
    <w:p w14:paraId="74E2223B" w14:textId="77777777" w:rsidR="00C340AB" w:rsidRDefault="00C340AB" w:rsidP="00780F05">
      <w:pPr>
        <w:spacing w:after="0" w:line="240" w:lineRule="auto"/>
      </w:pPr>
      <w:r>
        <w:continuationSeparator/>
      </w:r>
    </w:p>
  </w:endnote>
  <w:endnote w:type="continuationNotice" w:id="1">
    <w:p w14:paraId="4779C264" w14:textId="77777777" w:rsidR="00C340AB" w:rsidRDefault="00C340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187995"/>
      <w:docPartObj>
        <w:docPartGallery w:val="Page Numbers (Bottom of Page)"/>
        <w:docPartUnique/>
      </w:docPartObj>
    </w:sdtPr>
    <w:sdtEndPr>
      <w:rPr>
        <w:noProof/>
      </w:rPr>
    </w:sdtEndPr>
    <w:sdtContent>
      <w:p w14:paraId="46391940" w14:textId="77777777" w:rsidR="002119E3" w:rsidRDefault="002119E3">
        <w:pPr>
          <w:pStyle w:val="Footer"/>
          <w:jc w:val="center"/>
        </w:pPr>
        <w:r>
          <w:fldChar w:fldCharType="begin"/>
        </w:r>
        <w:r>
          <w:instrText xml:space="preserve"> PAGE   \* MERGEFORMAT </w:instrText>
        </w:r>
        <w:r>
          <w:fldChar w:fldCharType="separate"/>
        </w:r>
        <w:r w:rsidR="00BE4725">
          <w:rPr>
            <w:noProof/>
          </w:rPr>
          <w:t>38</w:t>
        </w:r>
        <w:r>
          <w:rPr>
            <w:noProof/>
          </w:rPr>
          <w:fldChar w:fldCharType="end"/>
        </w:r>
      </w:p>
    </w:sdtContent>
  </w:sdt>
  <w:p w14:paraId="178A7861" w14:textId="77777777" w:rsidR="002119E3" w:rsidRDefault="002119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94CB98" w14:textId="77777777" w:rsidR="00C340AB" w:rsidRDefault="00C340AB" w:rsidP="00780F05">
      <w:pPr>
        <w:spacing w:after="0" w:line="240" w:lineRule="auto"/>
      </w:pPr>
      <w:r>
        <w:separator/>
      </w:r>
    </w:p>
  </w:footnote>
  <w:footnote w:type="continuationSeparator" w:id="0">
    <w:p w14:paraId="1E7160F9" w14:textId="77777777" w:rsidR="00C340AB" w:rsidRDefault="00C340AB" w:rsidP="00780F05">
      <w:pPr>
        <w:spacing w:after="0" w:line="240" w:lineRule="auto"/>
      </w:pPr>
      <w:r>
        <w:continuationSeparator/>
      </w:r>
    </w:p>
  </w:footnote>
  <w:footnote w:type="continuationNotice" w:id="1">
    <w:p w14:paraId="27EAE8DF" w14:textId="77777777" w:rsidR="00C340AB" w:rsidRDefault="00C340A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B6072" w14:textId="77777777" w:rsidR="002119E3" w:rsidRDefault="002119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F7A5A"/>
    <w:multiLevelType w:val="multilevel"/>
    <w:tmpl w:val="50A650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43E7393"/>
    <w:multiLevelType w:val="hybridMultilevel"/>
    <w:tmpl w:val="C608A628"/>
    <w:lvl w:ilvl="0" w:tplc="E4A2DED8">
      <w:start w:val="1"/>
      <w:numFmt w:val="decimal"/>
      <w:lvlText w:val="%1.)"/>
      <w:lvlJc w:val="left"/>
      <w:pPr>
        <w:ind w:left="740" w:hanging="3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862A1"/>
    <w:multiLevelType w:val="hybridMultilevel"/>
    <w:tmpl w:val="F04EAB16"/>
    <w:lvl w:ilvl="0" w:tplc="D6C037E8">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2992639"/>
    <w:multiLevelType w:val="hybridMultilevel"/>
    <w:tmpl w:val="325C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97D6A"/>
    <w:multiLevelType w:val="hybridMultilevel"/>
    <w:tmpl w:val="2DE89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CA06217"/>
    <w:multiLevelType w:val="hybridMultilevel"/>
    <w:tmpl w:val="7C50AF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F7E6B5E"/>
    <w:multiLevelType w:val="hybridMultilevel"/>
    <w:tmpl w:val="276A99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37517"/>
    <w:multiLevelType w:val="hybridMultilevel"/>
    <w:tmpl w:val="83641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2E22BF5"/>
    <w:multiLevelType w:val="hybridMultilevel"/>
    <w:tmpl w:val="AB8CA248"/>
    <w:lvl w:ilvl="0" w:tplc="BDBAFB9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436F4887"/>
    <w:multiLevelType w:val="hybridMultilevel"/>
    <w:tmpl w:val="02164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C935D2D"/>
    <w:multiLevelType w:val="hybridMultilevel"/>
    <w:tmpl w:val="A2A66DBA"/>
    <w:lvl w:ilvl="0" w:tplc="F640968A">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15:restartNumberingAfterBreak="0">
    <w:nsid w:val="4E500CBF"/>
    <w:multiLevelType w:val="hybridMultilevel"/>
    <w:tmpl w:val="5F245D7E"/>
    <w:lvl w:ilvl="0" w:tplc="DB2A8A6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F9140B"/>
    <w:multiLevelType w:val="hybridMultilevel"/>
    <w:tmpl w:val="33909814"/>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600B5A"/>
    <w:multiLevelType w:val="hybridMultilevel"/>
    <w:tmpl w:val="34701318"/>
    <w:lvl w:ilvl="0" w:tplc="98683C14">
      <w:start w:val="1"/>
      <w:numFmt w:val="decimal"/>
      <w:lvlText w:val="%1)"/>
      <w:lvlJc w:val="left"/>
      <w:pPr>
        <w:ind w:left="720" w:hanging="360"/>
      </w:pPr>
      <w:rPr>
        <w:rFonts w:ascii="Times New Roman" w:eastAsia="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333BC7"/>
    <w:multiLevelType w:val="hybridMultilevel"/>
    <w:tmpl w:val="29947780"/>
    <w:lvl w:ilvl="0" w:tplc="CBB80E26">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15:restartNumberingAfterBreak="0">
    <w:nsid w:val="5DFA0DEE"/>
    <w:multiLevelType w:val="hybridMultilevel"/>
    <w:tmpl w:val="5CC2F3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A1617D6"/>
    <w:multiLevelType w:val="hybridMultilevel"/>
    <w:tmpl w:val="FF842A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5285B6B"/>
    <w:multiLevelType w:val="hybridMultilevel"/>
    <w:tmpl w:val="E60C1C56"/>
    <w:lvl w:ilvl="0" w:tplc="51F8032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76796160"/>
    <w:multiLevelType w:val="hybridMultilevel"/>
    <w:tmpl w:val="AC1C58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8B44DD"/>
    <w:multiLevelType w:val="hybridMultilevel"/>
    <w:tmpl w:val="18C0F4DA"/>
    <w:lvl w:ilvl="0" w:tplc="F64EC88C">
      <w:start w:val="1"/>
      <w:numFmt w:val="lowerLetter"/>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20" w15:restartNumberingAfterBreak="0">
    <w:nsid w:val="7BF40BC9"/>
    <w:multiLevelType w:val="hybridMultilevel"/>
    <w:tmpl w:val="7A14CEB4"/>
    <w:lvl w:ilvl="0" w:tplc="2FCE67F4">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15:restartNumberingAfterBreak="0">
    <w:nsid w:val="7D9804CA"/>
    <w:multiLevelType w:val="multilevel"/>
    <w:tmpl w:val="DD9AD7C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F45549B"/>
    <w:multiLevelType w:val="hybridMultilevel"/>
    <w:tmpl w:val="1AE874AA"/>
    <w:lvl w:ilvl="0" w:tplc="B5923394">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0"/>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7"/>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
  </w:num>
  <w:num w:numId="18">
    <w:abstractNumId w:val="19"/>
  </w:num>
  <w:num w:numId="19">
    <w:abstractNumId w:val="12"/>
  </w:num>
  <w:num w:numId="20">
    <w:abstractNumId w:val="21"/>
  </w:num>
  <w:num w:numId="21">
    <w:abstractNumId w:val="18"/>
  </w:num>
  <w:num w:numId="22">
    <w:abstractNumId w:val="13"/>
  </w:num>
  <w:num w:numId="23">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arun Mamillapalli">
    <w15:presenceInfo w15:providerId="Windows Live" w15:userId="e3a88fc6ad8a279a"/>
  </w15:person>
  <w15:person w15:author="Sri Harsha Mekala">
    <w15:presenceInfo w15:providerId="None" w15:userId="Sri Harsha Meka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573"/>
    <w:rsid w:val="00004E93"/>
    <w:rsid w:val="00005E97"/>
    <w:rsid w:val="00010113"/>
    <w:rsid w:val="00013A88"/>
    <w:rsid w:val="00030B4C"/>
    <w:rsid w:val="0003724C"/>
    <w:rsid w:val="000420BA"/>
    <w:rsid w:val="00042BB5"/>
    <w:rsid w:val="00045947"/>
    <w:rsid w:val="00054F68"/>
    <w:rsid w:val="000562B4"/>
    <w:rsid w:val="00072815"/>
    <w:rsid w:val="00081CBC"/>
    <w:rsid w:val="00093225"/>
    <w:rsid w:val="000966A2"/>
    <w:rsid w:val="00097D0A"/>
    <w:rsid w:val="000A7AAB"/>
    <w:rsid w:val="000C4228"/>
    <w:rsid w:val="000C5CF6"/>
    <w:rsid w:val="000D11AE"/>
    <w:rsid w:val="000D58E2"/>
    <w:rsid w:val="000D67F9"/>
    <w:rsid w:val="000D7304"/>
    <w:rsid w:val="000E31B8"/>
    <w:rsid w:val="000F13FC"/>
    <w:rsid w:val="000F3BF7"/>
    <w:rsid w:val="000F67AF"/>
    <w:rsid w:val="000F6843"/>
    <w:rsid w:val="00106BA5"/>
    <w:rsid w:val="00121C23"/>
    <w:rsid w:val="00146357"/>
    <w:rsid w:val="00153569"/>
    <w:rsid w:val="0015760E"/>
    <w:rsid w:val="00172969"/>
    <w:rsid w:val="0019336A"/>
    <w:rsid w:val="00195AAE"/>
    <w:rsid w:val="001A1DF0"/>
    <w:rsid w:val="001B17C6"/>
    <w:rsid w:val="001B6AB3"/>
    <w:rsid w:val="001B768B"/>
    <w:rsid w:val="001C5B90"/>
    <w:rsid w:val="001D4D0C"/>
    <w:rsid w:val="001E035F"/>
    <w:rsid w:val="001E0CF1"/>
    <w:rsid w:val="001E46D9"/>
    <w:rsid w:val="001F5434"/>
    <w:rsid w:val="00205CD3"/>
    <w:rsid w:val="002100B4"/>
    <w:rsid w:val="00210216"/>
    <w:rsid w:val="002119E3"/>
    <w:rsid w:val="00212B21"/>
    <w:rsid w:val="002163FE"/>
    <w:rsid w:val="00224A10"/>
    <w:rsid w:val="002252C3"/>
    <w:rsid w:val="0023465D"/>
    <w:rsid w:val="00244344"/>
    <w:rsid w:val="0026336A"/>
    <w:rsid w:val="00264A72"/>
    <w:rsid w:val="002761CB"/>
    <w:rsid w:val="00285BD3"/>
    <w:rsid w:val="00290E4F"/>
    <w:rsid w:val="00292414"/>
    <w:rsid w:val="002B1529"/>
    <w:rsid w:val="002C0091"/>
    <w:rsid w:val="002C1217"/>
    <w:rsid w:val="002E1D58"/>
    <w:rsid w:val="002E46B5"/>
    <w:rsid w:val="002F175D"/>
    <w:rsid w:val="00300AC8"/>
    <w:rsid w:val="00313402"/>
    <w:rsid w:val="00335EBB"/>
    <w:rsid w:val="00341FE1"/>
    <w:rsid w:val="00345FEC"/>
    <w:rsid w:val="003468A1"/>
    <w:rsid w:val="00353F2F"/>
    <w:rsid w:val="00357231"/>
    <w:rsid w:val="00360FA9"/>
    <w:rsid w:val="003729F9"/>
    <w:rsid w:val="003739DB"/>
    <w:rsid w:val="00395AAE"/>
    <w:rsid w:val="003A62C5"/>
    <w:rsid w:val="003B0F33"/>
    <w:rsid w:val="003D2221"/>
    <w:rsid w:val="003D490E"/>
    <w:rsid w:val="003E30F5"/>
    <w:rsid w:val="003F2206"/>
    <w:rsid w:val="003F46F1"/>
    <w:rsid w:val="0040416D"/>
    <w:rsid w:val="004146BD"/>
    <w:rsid w:val="0042174A"/>
    <w:rsid w:val="0042460A"/>
    <w:rsid w:val="00425039"/>
    <w:rsid w:val="0043035E"/>
    <w:rsid w:val="00440F8F"/>
    <w:rsid w:val="004416D4"/>
    <w:rsid w:val="00445CCA"/>
    <w:rsid w:val="00446524"/>
    <w:rsid w:val="004474F4"/>
    <w:rsid w:val="0045020B"/>
    <w:rsid w:val="00453095"/>
    <w:rsid w:val="0046119F"/>
    <w:rsid w:val="004655EF"/>
    <w:rsid w:val="00480357"/>
    <w:rsid w:val="00495487"/>
    <w:rsid w:val="004A713B"/>
    <w:rsid w:val="004B0E47"/>
    <w:rsid w:val="004B35E2"/>
    <w:rsid w:val="004B39BF"/>
    <w:rsid w:val="004B7423"/>
    <w:rsid w:val="004E3747"/>
    <w:rsid w:val="004F65CF"/>
    <w:rsid w:val="00507DD6"/>
    <w:rsid w:val="005224B7"/>
    <w:rsid w:val="00584F8C"/>
    <w:rsid w:val="005A12D4"/>
    <w:rsid w:val="005A1645"/>
    <w:rsid w:val="005A6B27"/>
    <w:rsid w:val="005B7B59"/>
    <w:rsid w:val="00601555"/>
    <w:rsid w:val="00601CB0"/>
    <w:rsid w:val="00627F6F"/>
    <w:rsid w:val="00631239"/>
    <w:rsid w:val="006468E8"/>
    <w:rsid w:val="00647DFD"/>
    <w:rsid w:val="00652E79"/>
    <w:rsid w:val="00663B1E"/>
    <w:rsid w:val="00666B3D"/>
    <w:rsid w:val="006733AB"/>
    <w:rsid w:val="006768DE"/>
    <w:rsid w:val="00692D4F"/>
    <w:rsid w:val="00692E13"/>
    <w:rsid w:val="006B0632"/>
    <w:rsid w:val="006B78DF"/>
    <w:rsid w:val="006C1A2F"/>
    <w:rsid w:val="006D23C4"/>
    <w:rsid w:val="006D57D8"/>
    <w:rsid w:val="006D7376"/>
    <w:rsid w:val="006D7419"/>
    <w:rsid w:val="006D7BEB"/>
    <w:rsid w:val="006E50BC"/>
    <w:rsid w:val="0070364F"/>
    <w:rsid w:val="00705EB8"/>
    <w:rsid w:val="00707212"/>
    <w:rsid w:val="00711EEC"/>
    <w:rsid w:val="00712C19"/>
    <w:rsid w:val="00722455"/>
    <w:rsid w:val="007308E4"/>
    <w:rsid w:val="00731D03"/>
    <w:rsid w:val="007451A3"/>
    <w:rsid w:val="0075174A"/>
    <w:rsid w:val="00752F44"/>
    <w:rsid w:val="007640B5"/>
    <w:rsid w:val="007711F0"/>
    <w:rsid w:val="007737B6"/>
    <w:rsid w:val="00775CDE"/>
    <w:rsid w:val="00780F05"/>
    <w:rsid w:val="007A69D8"/>
    <w:rsid w:val="007A6C32"/>
    <w:rsid w:val="007B0DCD"/>
    <w:rsid w:val="007B111F"/>
    <w:rsid w:val="008015B1"/>
    <w:rsid w:val="008068B5"/>
    <w:rsid w:val="00813C75"/>
    <w:rsid w:val="00814250"/>
    <w:rsid w:val="00824DAC"/>
    <w:rsid w:val="00846188"/>
    <w:rsid w:val="00863312"/>
    <w:rsid w:val="00867836"/>
    <w:rsid w:val="00870F31"/>
    <w:rsid w:val="00876759"/>
    <w:rsid w:val="00882A9B"/>
    <w:rsid w:val="00884DEA"/>
    <w:rsid w:val="00893295"/>
    <w:rsid w:val="008A678A"/>
    <w:rsid w:val="008B51DD"/>
    <w:rsid w:val="008C3F0E"/>
    <w:rsid w:val="00902837"/>
    <w:rsid w:val="009037E4"/>
    <w:rsid w:val="009076D0"/>
    <w:rsid w:val="00911B40"/>
    <w:rsid w:val="00921E36"/>
    <w:rsid w:val="00922573"/>
    <w:rsid w:val="00922F4A"/>
    <w:rsid w:val="00937FB8"/>
    <w:rsid w:val="00943C85"/>
    <w:rsid w:val="0094779F"/>
    <w:rsid w:val="00947982"/>
    <w:rsid w:val="00956C72"/>
    <w:rsid w:val="00966696"/>
    <w:rsid w:val="00974BE9"/>
    <w:rsid w:val="009812DD"/>
    <w:rsid w:val="00985EDA"/>
    <w:rsid w:val="009912CC"/>
    <w:rsid w:val="00994E3B"/>
    <w:rsid w:val="009A3018"/>
    <w:rsid w:val="009B19D3"/>
    <w:rsid w:val="009B29C8"/>
    <w:rsid w:val="009B550C"/>
    <w:rsid w:val="009B6A6A"/>
    <w:rsid w:val="009D3FEC"/>
    <w:rsid w:val="009D521F"/>
    <w:rsid w:val="009D533D"/>
    <w:rsid w:val="009E611A"/>
    <w:rsid w:val="009F2E3A"/>
    <w:rsid w:val="00A07A52"/>
    <w:rsid w:val="00A12313"/>
    <w:rsid w:val="00A20539"/>
    <w:rsid w:val="00A302EA"/>
    <w:rsid w:val="00A465AF"/>
    <w:rsid w:val="00A61DD6"/>
    <w:rsid w:val="00A673E8"/>
    <w:rsid w:val="00A878D2"/>
    <w:rsid w:val="00A90083"/>
    <w:rsid w:val="00A9521D"/>
    <w:rsid w:val="00AA5FE5"/>
    <w:rsid w:val="00AB703A"/>
    <w:rsid w:val="00AD63C3"/>
    <w:rsid w:val="00AD7F7F"/>
    <w:rsid w:val="00AE06C2"/>
    <w:rsid w:val="00AE6C53"/>
    <w:rsid w:val="00AF3A43"/>
    <w:rsid w:val="00AF7BAA"/>
    <w:rsid w:val="00B0630D"/>
    <w:rsid w:val="00B32EAC"/>
    <w:rsid w:val="00B34E31"/>
    <w:rsid w:val="00B40824"/>
    <w:rsid w:val="00B43E90"/>
    <w:rsid w:val="00B469DE"/>
    <w:rsid w:val="00B60A52"/>
    <w:rsid w:val="00B6677E"/>
    <w:rsid w:val="00B74A0A"/>
    <w:rsid w:val="00B90422"/>
    <w:rsid w:val="00B92CC8"/>
    <w:rsid w:val="00B96532"/>
    <w:rsid w:val="00B97E76"/>
    <w:rsid w:val="00BA30C8"/>
    <w:rsid w:val="00BC0831"/>
    <w:rsid w:val="00BD7A0B"/>
    <w:rsid w:val="00BE0290"/>
    <w:rsid w:val="00BE4725"/>
    <w:rsid w:val="00BE58D2"/>
    <w:rsid w:val="00BF538A"/>
    <w:rsid w:val="00BF5617"/>
    <w:rsid w:val="00BF6D27"/>
    <w:rsid w:val="00C036E4"/>
    <w:rsid w:val="00C07647"/>
    <w:rsid w:val="00C20DA9"/>
    <w:rsid w:val="00C32247"/>
    <w:rsid w:val="00C340AB"/>
    <w:rsid w:val="00C340E2"/>
    <w:rsid w:val="00C34AD1"/>
    <w:rsid w:val="00C34D03"/>
    <w:rsid w:val="00C36740"/>
    <w:rsid w:val="00C40B24"/>
    <w:rsid w:val="00C76DEF"/>
    <w:rsid w:val="00C94790"/>
    <w:rsid w:val="00CA0C92"/>
    <w:rsid w:val="00CB02B4"/>
    <w:rsid w:val="00CD1EFD"/>
    <w:rsid w:val="00CD6103"/>
    <w:rsid w:val="00CE329F"/>
    <w:rsid w:val="00CE3C23"/>
    <w:rsid w:val="00CE4819"/>
    <w:rsid w:val="00CF0DAE"/>
    <w:rsid w:val="00CF1174"/>
    <w:rsid w:val="00D11BE0"/>
    <w:rsid w:val="00D17A4E"/>
    <w:rsid w:val="00D21AFC"/>
    <w:rsid w:val="00D2243D"/>
    <w:rsid w:val="00D33BB3"/>
    <w:rsid w:val="00D35290"/>
    <w:rsid w:val="00D4377A"/>
    <w:rsid w:val="00D62A96"/>
    <w:rsid w:val="00D637CF"/>
    <w:rsid w:val="00D725F9"/>
    <w:rsid w:val="00D74DDF"/>
    <w:rsid w:val="00D77089"/>
    <w:rsid w:val="00DA452C"/>
    <w:rsid w:val="00DC7A79"/>
    <w:rsid w:val="00DD3536"/>
    <w:rsid w:val="00DD58D6"/>
    <w:rsid w:val="00DE0646"/>
    <w:rsid w:val="00DE6504"/>
    <w:rsid w:val="00DF0FE1"/>
    <w:rsid w:val="00E152DC"/>
    <w:rsid w:val="00E17DAF"/>
    <w:rsid w:val="00E218A1"/>
    <w:rsid w:val="00E227B7"/>
    <w:rsid w:val="00E241F1"/>
    <w:rsid w:val="00E27688"/>
    <w:rsid w:val="00E3237E"/>
    <w:rsid w:val="00E35593"/>
    <w:rsid w:val="00E37A60"/>
    <w:rsid w:val="00E4035F"/>
    <w:rsid w:val="00E473D7"/>
    <w:rsid w:val="00E576AE"/>
    <w:rsid w:val="00E61E63"/>
    <w:rsid w:val="00E86D52"/>
    <w:rsid w:val="00E91902"/>
    <w:rsid w:val="00E93610"/>
    <w:rsid w:val="00E94693"/>
    <w:rsid w:val="00EB073E"/>
    <w:rsid w:val="00EB0A8A"/>
    <w:rsid w:val="00EB6208"/>
    <w:rsid w:val="00EC3BB0"/>
    <w:rsid w:val="00ED135D"/>
    <w:rsid w:val="00ED3269"/>
    <w:rsid w:val="00ED563A"/>
    <w:rsid w:val="00EE3692"/>
    <w:rsid w:val="00EF749E"/>
    <w:rsid w:val="00F10015"/>
    <w:rsid w:val="00F173AE"/>
    <w:rsid w:val="00F34257"/>
    <w:rsid w:val="00F35CC3"/>
    <w:rsid w:val="00F41AA3"/>
    <w:rsid w:val="00F439CD"/>
    <w:rsid w:val="00F5569D"/>
    <w:rsid w:val="00F600AC"/>
    <w:rsid w:val="00F70B7C"/>
    <w:rsid w:val="00F7207A"/>
    <w:rsid w:val="00F75EC4"/>
    <w:rsid w:val="00F815F3"/>
    <w:rsid w:val="00FA43F6"/>
    <w:rsid w:val="00FB1CC5"/>
    <w:rsid w:val="00FB35A9"/>
    <w:rsid w:val="00FC264B"/>
    <w:rsid w:val="00FC5143"/>
    <w:rsid w:val="00FC5B2A"/>
    <w:rsid w:val="00FC7FEE"/>
    <w:rsid w:val="00FD52B6"/>
    <w:rsid w:val="00FD6051"/>
    <w:rsid w:val="00FD6E06"/>
    <w:rsid w:val="00FE5D7B"/>
    <w:rsid w:val="00FE7354"/>
    <w:rsid w:val="00FF05DF"/>
    <w:rsid w:val="0B733082"/>
    <w:rsid w:val="0DE8B9E5"/>
    <w:rsid w:val="0ED2B9F2"/>
    <w:rsid w:val="0FC6AFB6"/>
    <w:rsid w:val="130EF1BC"/>
    <w:rsid w:val="14BA421F"/>
    <w:rsid w:val="1A89C982"/>
    <w:rsid w:val="24D47E9E"/>
    <w:rsid w:val="2944B324"/>
    <w:rsid w:val="2B760966"/>
    <w:rsid w:val="2CF27B97"/>
    <w:rsid w:val="2D36A3DD"/>
    <w:rsid w:val="34B7DBF4"/>
    <w:rsid w:val="365E8BDA"/>
    <w:rsid w:val="3660AFCF"/>
    <w:rsid w:val="3F1D26E6"/>
    <w:rsid w:val="3F53A288"/>
    <w:rsid w:val="3FBC7D80"/>
    <w:rsid w:val="43A8A12A"/>
    <w:rsid w:val="4F2EEB1A"/>
    <w:rsid w:val="503A9AC7"/>
    <w:rsid w:val="546469EA"/>
    <w:rsid w:val="5A24A41C"/>
    <w:rsid w:val="5C1D1ABD"/>
    <w:rsid w:val="6782DEA7"/>
    <w:rsid w:val="6D64E3E1"/>
    <w:rsid w:val="763CD71E"/>
    <w:rsid w:val="7B54240D"/>
    <w:rsid w:val="7C37B0C5"/>
    <w:rsid w:val="7F4AB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A743B"/>
  <w15:chartTrackingRefBased/>
  <w15:docId w15:val="{1857B709-BCAE-48E7-9E37-5662B963B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E31"/>
    <w:pPr>
      <w:spacing w:line="256" w:lineRule="auto"/>
    </w:pPr>
  </w:style>
  <w:style w:type="paragraph" w:styleId="Heading1">
    <w:name w:val="heading 1"/>
    <w:basedOn w:val="Normal"/>
    <w:next w:val="Normal"/>
    <w:link w:val="Heading1Char"/>
    <w:uiPriority w:val="9"/>
    <w:qFormat/>
    <w:rsid w:val="00705EB8"/>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5A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0F5"/>
    <w:pPr>
      <w:ind w:left="720"/>
      <w:contextualSpacing/>
    </w:pPr>
  </w:style>
  <w:style w:type="character" w:styleId="Hyperlink">
    <w:name w:val="Hyperlink"/>
    <w:basedOn w:val="DefaultParagraphFont"/>
    <w:uiPriority w:val="99"/>
    <w:unhideWhenUsed/>
    <w:rsid w:val="00F439CD"/>
    <w:rPr>
      <w:color w:val="0563C1" w:themeColor="hyperlink"/>
      <w:u w:val="single"/>
    </w:rPr>
  </w:style>
  <w:style w:type="paragraph" w:styleId="NormalWeb">
    <w:name w:val="Normal (Web)"/>
    <w:basedOn w:val="Normal"/>
    <w:uiPriority w:val="99"/>
    <w:unhideWhenUsed/>
    <w:rsid w:val="00FF05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05E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0F05"/>
    <w:pPr>
      <w:spacing w:line="259" w:lineRule="auto"/>
      <w:outlineLvl w:val="9"/>
    </w:pPr>
  </w:style>
  <w:style w:type="paragraph" w:styleId="TOC1">
    <w:name w:val="toc 1"/>
    <w:basedOn w:val="Normal"/>
    <w:next w:val="Normal"/>
    <w:autoRedefine/>
    <w:uiPriority w:val="39"/>
    <w:unhideWhenUsed/>
    <w:rsid w:val="00780F05"/>
    <w:pPr>
      <w:spacing w:after="100"/>
    </w:pPr>
  </w:style>
  <w:style w:type="paragraph" w:styleId="Header">
    <w:name w:val="header"/>
    <w:basedOn w:val="Normal"/>
    <w:link w:val="HeaderChar"/>
    <w:uiPriority w:val="99"/>
    <w:unhideWhenUsed/>
    <w:rsid w:val="00780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F05"/>
  </w:style>
  <w:style w:type="paragraph" w:styleId="Footer">
    <w:name w:val="footer"/>
    <w:basedOn w:val="Normal"/>
    <w:link w:val="FooterChar"/>
    <w:uiPriority w:val="99"/>
    <w:unhideWhenUsed/>
    <w:rsid w:val="00780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F05"/>
  </w:style>
  <w:style w:type="character" w:customStyle="1" w:styleId="Heading2Char">
    <w:name w:val="Heading 2 Char"/>
    <w:basedOn w:val="DefaultParagraphFont"/>
    <w:link w:val="Heading2"/>
    <w:uiPriority w:val="9"/>
    <w:rsid w:val="00395AA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20DA9"/>
    <w:pPr>
      <w:tabs>
        <w:tab w:val="left" w:pos="880"/>
        <w:tab w:val="right" w:leader="dot" w:pos="9350"/>
      </w:tabs>
      <w:spacing w:after="100"/>
      <w:ind w:left="220"/>
    </w:pPr>
  </w:style>
  <w:style w:type="character" w:styleId="CommentReference">
    <w:name w:val="annotation reference"/>
    <w:basedOn w:val="DefaultParagraphFont"/>
    <w:uiPriority w:val="99"/>
    <w:semiHidden/>
    <w:unhideWhenUsed/>
    <w:rsid w:val="00902837"/>
    <w:rPr>
      <w:sz w:val="16"/>
      <w:szCs w:val="16"/>
    </w:rPr>
  </w:style>
  <w:style w:type="paragraph" w:styleId="CommentText">
    <w:name w:val="annotation text"/>
    <w:basedOn w:val="Normal"/>
    <w:link w:val="CommentTextChar"/>
    <w:uiPriority w:val="99"/>
    <w:semiHidden/>
    <w:unhideWhenUsed/>
    <w:rsid w:val="00902837"/>
    <w:pPr>
      <w:spacing w:line="240" w:lineRule="auto"/>
    </w:pPr>
    <w:rPr>
      <w:sz w:val="20"/>
      <w:szCs w:val="20"/>
    </w:rPr>
  </w:style>
  <w:style w:type="character" w:customStyle="1" w:styleId="CommentTextChar">
    <w:name w:val="Comment Text Char"/>
    <w:basedOn w:val="DefaultParagraphFont"/>
    <w:link w:val="CommentText"/>
    <w:uiPriority w:val="99"/>
    <w:semiHidden/>
    <w:rsid w:val="00902837"/>
    <w:rPr>
      <w:sz w:val="20"/>
      <w:szCs w:val="20"/>
    </w:rPr>
  </w:style>
  <w:style w:type="paragraph" w:styleId="CommentSubject">
    <w:name w:val="annotation subject"/>
    <w:basedOn w:val="CommentText"/>
    <w:next w:val="CommentText"/>
    <w:link w:val="CommentSubjectChar"/>
    <w:uiPriority w:val="99"/>
    <w:semiHidden/>
    <w:unhideWhenUsed/>
    <w:rsid w:val="00902837"/>
    <w:rPr>
      <w:b/>
      <w:bCs/>
    </w:rPr>
  </w:style>
  <w:style w:type="character" w:customStyle="1" w:styleId="CommentSubjectChar">
    <w:name w:val="Comment Subject Char"/>
    <w:basedOn w:val="CommentTextChar"/>
    <w:link w:val="CommentSubject"/>
    <w:uiPriority w:val="99"/>
    <w:semiHidden/>
    <w:rsid w:val="00902837"/>
    <w:rPr>
      <w:b/>
      <w:bCs/>
      <w:sz w:val="20"/>
      <w:szCs w:val="20"/>
    </w:rPr>
  </w:style>
  <w:style w:type="paragraph" w:styleId="BalloonText">
    <w:name w:val="Balloon Text"/>
    <w:basedOn w:val="Normal"/>
    <w:link w:val="BalloonTextChar"/>
    <w:uiPriority w:val="99"/>
    <w:semiHidden/>
    <w:unhideWhenUsed/>
    <w:rsid w:val="009028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2837"/>
    <w:rPr>
      <w:rFonts w:ascii="Segoe UI" w:hAnsi="Segoe UI" w:cs="Segoe UI"/>
      <w:sz w:val="18"/>
      <w:szCs w:val="18"/>
    </w:rPr>
  </w:style>
  <w:style w:type="paragraph" w:styleId="Revision">
    <w:name w:val="Revision"/>
    <w:hidden/>
    <w:uiPriority w:val="99"/>
    <w:semiHidden/>
    <w:rsid w:val="006C1A2F"/>
    <w:pPr>
      <w:spacing w:after="0" w:line="240" w:lineRule="auto"/>
    </w:pPr>
  </w:style>
  <w:style w:type="character" w:styleId="FollowedHyperlink">
    <w:name w:val="FollowedHyperlink"/>
    <w:basedOn w:val="DefaultParagraphFont"/>
    <w:uiPriority w:val="99"/>
    <w:semiHidden/>
    <w:unhideWhenUsed/>
    <w:rsid w:val="000966A2"/>
    <w:rPr>
      <w:color w:val="954F72" w:themeColor="followedHyperlink"/>
      <w:u w:val="single"/>
    </w:rPr>
  </w:style>
  <w:style w:type="table" w:styleId="GridTable5Dark-Accent1">
    <w:name w:val="Grid Table 5 Dark Accent 1"/>
    <w:basedOn w:val="TableNormal"/>
    <w:uiPriority w:val="50"/>
    <w:rsid w:val="00BD7A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Default">
    <w:name w:val="Default"/>
    <w:rsid w:val="00B74A0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3559">
      <w:bodyDiv w:val="1"/>
      <w:marLeft w:val="0"/>
      <w:marRight w:val="0"/>
      <w:marTop w:val="0"/>
      <w:marBottom w:val="0"/>
      <w:divBdr>
        <w:top w:val="none" w:sz="0" w:space="0" w:color="auto"/>
        <w:left w:val="none" w:sz="0" w:space="0" w:color="auto"/>
        <w:bottom w:val="none" w:sz="0" w:space="0" w:color="auto"/>
        <w:right w:val="none" w:sz="0" w:space="0" w:color="auto"/>
      </w:divBdr>
      <w:divsChild>
        <w:div w:id="1660958727">
          <w:marLeft w:val="0"/>
          <w:marRight w:val="0"/>
          <w:marTop w:val="0"/>
          <w:marBottom w:val="0"/>
          <w:divBdr>
            <w:top w:val="none" w:sz="0" w:space="0" w:color="auto"/>
            <w:left w:val="none" w:sz="0" w:space="0" w:color="auto"/>
            <w:bottom w:val="none" w:sz="0" w:space="0" w:color="auto"/>
            <w:right w:val="none" w:sz="0" w:space="0" w:color="auto"/>
          </w:divBdr>
        </w:div>
      </w:divsChild>
    </w:div>
    <w:div w:id="80104942">
      <w:bodyDiv w:val="1"/>
      <w:marLeft w:val="0"/>
      <w:marRight w:val="0"/>
      <w:marTop w:val="0"/>
      <w:marBottom w:val="0"/>
      <w:divBdr>
        <w:top w:val="none" w:sz="0" w:space="0" w:color="auto"/>
        <w:left w:val="none" w:sz="0" w:space="0" w:color="auto"/>
        <w:bottom w:val="none" w:sz="0" w:space="0" w:color="auto"/>
        <w:right w:val="none" w:sz="0" w:space="0" w:color="auto"/>
      </w:divBdr>
    </w:div>
    <w:div w:id="177162972">
      <w:bodyDiv w:val="1"/>
      <w:marLeft w:val="0"/>
      <w:marRight w:val="0"/>
      <w:marTop w:val="0"/>
      <w:marBottom w:val="0"/>
      <w:divBdr>
        <w:top w:val="none" w:sz="0" w:space="0" w:color="auto"/>
        <w:left w:val="none" w:sz="0" w:space="0" w:color="auto"/>
        <w:bottom w:val="none" w:sz="0" w:space="0" w:color="auto"/>
        <w:right w:val="none" w:sz="0" w:space="0" w:color="auto"/>
      </w:divBdr>
    </w:div>
    <w:div w:id="258492149">
      <w:bodyDiv w:val="1"/>
      <w:marLeft w:val="0"/>
      <w:marRight w:val="0"/>
      <w:marTop w:val="0"/>
      <w:marBottom w:val="0"/>
      <w:divBdr>
        <w:top w:val="none" w:sz="0" w:space="0" w:color="auto"/>
        <w:left w:val="none" w:sz="0" w:space="0" w:color="auto"/>
        <w:bottom w:val="none" w:sz="0" w:space="0" w:color="auto"/>
        <w:right w:val="none" w:sz="0" w:space="0" w:color="auto"/>
      </w:divBdr>
    </w:div>
    <w:div w:id="259071162">
      <w:bodyDiv w:val="1"/>
      <w:marLeft w:val="0"/>
      <w:marRight w:val="0"/>
      <w:marTop w:val="0"/>
      <w:marBottom w:val="0"/>
      <w:divBdr>
        <w:top w:val="none" w:sz="0" w:space="0" w:color="auto"/>
        <w:left w:val="none" w:sz="0" w:space="0" w:color="auto"/>
        <w:bottom w:val="none" w:sz="0" w:space="0" w:color="auto"/>
        <w:right w:val="none" w:sz="0" w:space="0" w:color="auto"/>
      </w:divBdr>
    </w:div>
    <w:div w:id="301809644">
      <w:bodyDiv w:val="1"/>
      <w:marLeft w:val="0"/>
      <w:marRight w:val="0"/>
      <w:marTop w:val="0"/>
      <w:marBottom w:val="0"/>
      <w:divBdr>
        <w:top w:val="none" w:sz="0" w:space="0" w:color="auto"/>
        <w:left w:val="none" w:sz="0" w:space="0" w:color="auto"/>
        <w:bottom w:val="none" w:sz="0" w:space="0" w:color="auto"/>
        <w:right w:val="none" w:sz="0" w:space="0" w:color="auto"/>
      </w:divBdr>
    </w:div>
    <w:div w:id="378668851">
      <w:bodyDiv w:val="1"/>
      <w:marLeft w:val="0"/>
      <w:marRight w:val="0"/>
      <w:marTop w:val="0"/>
      <w:marBottom w:val="0"/>
      <w:divBdr>
        <w:top w:val="none" w:sz="0" w:space="0" w:color="auto"/>
        <w:left w:val="none" w:sz="0" w:space="0" w:color="auto"/>
        <w:bottom w:val="none" w:sz="0" w:space="0" w:color="auto"/>
        <w:right w:val="none" w:sz="0" w:space="0" w:color="auto"/>
      </w:divBdr>
    </w:div>
    <w:div w:id="466168427">
      <w:bodyDiv w:val="1"/>
      <w:marLeft w:val="0"/>
      <w:marRight w:val="0"/>
      <w:marTop w:val="0"/>
      <w:marBottom w:val="0"/>
      <w:divBdr>
        <w:top w:val="none" w:sz="0" w:space="0" w:color="auto"/>
        <w:left w:val="none" w:sz="0" w:space="0" w:color="auto"/>
        <w:bottom w:val="none" w:sz="0" w:space="0" w:color="auto"/>
        <w:right w:val="none" w:sz="0" w:space="0" w:color="auto"/>
      </w:divBdr>
    </w:div>
    <w:div w:id="680550396">
      <w:bodyDiv w:val="1"/>
      <w:marLeft w:val="0"/>
      <w:marRight w:val="0"/>
      <w:marTop w:val="0"/>
      <w:marBottom w:val="0"/>
      <w:divBdr>
        <w:top w:val="none" w:sz="0" w:space="0" w:color="auto"/>
        <w:left w:val="none" w:sz="0" w:space="0" w:color="auto"/>
        <w:bottom w:val="none" w:sz="0" w:space="0" w:color="auto"/>
        <w:right w:val="none" w:sz="0" w:space="0" w:color="auto"/>
      </w:divBdr>
    </w:div>
    <w:div w:id="754132674">
      <w:bodyDiv w:val="1"/>
      <w:marLeft w:val="0"/>
      <w:marRight w:val="0"/>
      <w:marTop w:val="0"/>
      <w:marBottom w:val="0"/>
      <w:divBdr>
        <w:top w:val="none" w:sz="0" w:space="0" w:color="auto"/>
        <w:left w:val="none" w:sz="0" w:space="0" w:color="auto"/>
        <w:bottom w:val="none" w:sz="0" w:space="0" w:color="auto"/>
        <w:right w:val="none" w:sz="0" w:space="0" w:color="auto"/>
      </w:divBdr>
    </w:div>
    <w:div w:id="843976060">
      <w:bodyDiv w:val="1"/>
      <w:marLeft w:val="0"/>
      <w:marRight w:val="0"/>
      <w:marTop w:val="0"/>
      <w:marBottom w:val="0"/>
      <w:divBdr>
        <w:top w:val="none" w:sz="0" w:space="0" w:color="auto"/>
        <w:left w:val="none" w:sz="0" w:space="0" w:color="auto"/>
        <w:bottom w:val="none" w:sz="0" w:space="0" w:color="auto"/>
        <w:right w:val="none" w:sz="0" w:space="0" w:color="auto"/>
      </w:divBdr>
    </w:div>
    <w:div w:id="872302731">
      <w:bodyDiv w:val="1"/>
      <w:marLeft w:val="0"/>
      <w:marRight w:val="0"/>
      <w:marTop w:val="0"/>
      <w:marBottom w:val="0"/>
      <w:divBdr>
        <w:top w:val="none" w:sz="0" w:space="0" w:color="auto"/>
        <w:left w:val="none" w:sz="0" w:space="0" w:color="auto"/>
        <w:bottom w:val="none" w:sz="0" w:space="0" w:color="auto"/>
        <w:right w:val="none" w:sz="0" w:space="0" w:color="auto"/>
      </w:divBdr>
    </w:div>
    <w:div w:id="888958928">
      <w:bodyDiv w:val="1"/>
      <w:marLeft w:val="0"/>
      <w:marRight w:val="0"/>
      <w:marTop w:val="0"/>
      <w:marBottom w:val="0"/>
      <w:divBdr>
        <w:top w:val="none" w:sz="0" w:space="0" w:color="auto"/>
        <w:left w:val="none" w:sz="0" w:space="0" w:color="auto"/>
        <w:bottom w:val="none" w:sz="0" w:space="0" w:color="auto"/>
        <w:right w:val="none" w:sz="0" w:space="0" w:color="auto"/>
      </w:divBdr>
    </w:div>
    <w:div w:id="908543705">
      <w:bodyDiv w:val="1"/>
      <w:marLeft w:val="0"/>
      <w:marRight w:val="0"/>
      <w:marTop w:val="0"/>
      <w:marBottom w:val="0"/>
      <w:divBdr>
        <w:top w:val="none" w:sz="0" w:space="0" w:color="auto"/>
        <w:left w:val="none" w:sz="0" w:space="0" w:color="auto"/>
        <w:bottom w:val="none" w:sz="0" w:space="0" w:color="auto"/>
        <w:right w:val="none" w:sz="0" w:space="0" w:color="auto"/>
      </w:divBdr>
    </w:div>
    <w:div w:id="933705355">
      <w:bodyDiv w:val="1"/>
      <w:marLeft w:val="0"/>
      <w:marRight w:val="0"/>
      <w:marTop w:val="0"/>
      <w:marBottom w:val="0"/>
      <w:divBdr>
        <w:top w:val="none" w:sz="0" w:space="0" w:color="auto"/>
        <w:left w:val="none" w:sz="0" w:space="0" w:color="auto"/>
        <w:bottom w:val="none" w:sz="0" w:space="0" w:color="auto"/>
        <w:right w:val="none" w:sz="0" w:space="0" w:color="auto"/>
      </w:divBdr>
    </w:div>
    <w:div w:id="1009452067">
      <w:bodyDiv w:val="1"/>
      <w:marLeft w:val="0"/>
      <w:marRight w:val="0"/>
      <w:marTop w:val="0"/>
      <w:marBottom w:val="0"/>
      <w:divBdr>
        <w:top w:val="none" w:sz="0" w:space="0" w:color="auto"/>
        <w:left w:val="none" w:sz="0" w:space="0" w:color="auto"/>
        <w:bottom w:val="none" w:sz="0" w:space="0" w:color="auto"/>
        <w:right w:val="none" w:sz="0" w:space="0" w:color="auto"/>
      </w:divBdr>
    </w:div>
    <w:div w:id="1092747537">
      <w:bodyDiv w:val="1"/>
      <w:marLeft w:val="0"/>
      <w:marRight w:val="0"/>
      <w:marTop w:val="0"/>
      <w:marBottom w:val="0"/>
      <w:divBdr>
        <w:top w:val="none" w:sz="0" w:space="0" w:color="auto"/>
        <w:left w:val="none" w:sz="0" w:space="0" w:color="auto"/>
        <w:bottom w:val="none" w:sz="0" w:space="0" w:color="auto"/>
        <w:right w:val="none" w:sz="0" w:space="0" w:color="auto"/>
      </w:divBdr>
      <w:divsChild>
        <w:div w:id="1642878940">
          <w:marLeft w:val="0"/>
          <w:marRight w:val="0"/>
          <w:marTop w:val="0"/>
          <w:marBottom w:val="0"/>
          <w:divBdr>
            <w:top w:val="none" w:sz="0" w:space="0" w:color="auto"/>
            <w:left w:val="none" w:sz="0" w:space="0" w:color="auto"/>
            <w:bottom w:val="none" w:sz="0" w:space="0" w:color="auto"/>
            <w:right w:val="none" w:sz="0" w:space="0" w:color="auto"/>
          </w:divBdr>
        </w:div>
      </w:divsChild>
    </w:div>
    <w:div w:id="1131166633">
      <w:bodyDiv w:val="1"/>
      <w:marLeft w:val="0"/>
      <w:marRight w:val="0"/>
      <w:marTop w:val="0"/>
      <w:marBottom w:val="0"/>
      <w:divBdr>
        <w:top w:val="none" w:sz="0" w:space="0" w:color="auto"/>
        <w:left w:val="none" w:sz="0" w:space="0" w:color="auto"/>
        <w:bottom w:val="none" w:sz="0" w:space="0" w:color="auto"/>
        <w:right w:val="none" w:sz="0" w:space="0" w:color="auto"/>
      </w:divBdr>
    </w:div>
    <w:div w:id="1173765462">
      <w:bodyDiv w:val="1"/>
      <w:marLeft w:val="0"/>
      <w:marRight w:val="0"/>
      <w:marTop w:val="0"/>
      <w:marBottom w:val="0"/>
      <w:divBdr>
        <w:top w:val="none" w:sz="0" w:space="0" w:color="auto"/>
        <w:left w:val="none" w:sz="0" w:space="0" w:color="auto"/>
        <w:bottom w:val="none" w:sz="0" w:space="0" w:color="auto"/>
        <w:right w:val="none" w:sz="0" w:space="0" w:color="auto"/>
      </w:divBdr>
    </w:div>
    <w:div w:id="1421633316">
      <w:bodyDiv w:val="1"/>
      <w:marLeft w:val="0"/>
      <w:marRight w:val="0"/>
      <w:marTop w:val="0"/>
      <w:marBottom w:val="0"/>
      <w:divBdr>
        <w:top w:val="none" w:sz="0" w:space="0" w:color="auto"/>
        <w:left w:val="none" w:sz="0" w:space="0" w:color="auto"/>
        <w:bottom w:val="none" w:sz="0" w:space="0" w:color="auto"/>
        <w:right w:val="none" w:sz="0" w:space="0" w:color="auto"/>
      </w:divBdr>
    </w:div>
    <w:div w:id="1473792585">
      <w:bodyDiv w:val="1"/>
      <w:marLeft w:val="0"/>
      <w:marRight w:val="0"/>
      <w:marTop w:val="0"/>
      <w:marBottom w:val="0"/>
      <w:divBdr>
        <w:top w:val="none" w:sz="0" w:space="0" w:color="auto"/>
        <w:left w:val="none" w:sz="0" w:space="0" w:color="auto"/>
        <w:bottom w:val="none" w:sz="0" w:space="0" w:color="auto"/>
        <w:right w:val="none" w:sz="0" w:space="0" w:color="auto"/>
      </w:divBdr>
    </w:div>
    <w:div w:id="1620407858">
      <w:bodyDiv w:val="1"/>
      <w:marLeft w:val="0"/>
      <w:marRight w:val="0"/>
      <w:marTop w:val="0"/>
      <w:marBottom w:val="0"/>
      <w:divBdr>
        <w:top w:val="none" w:sz="0" w:space="0" w:color="auto"/>
        <w:left w:val="none" w:sz="0" w:space="0" w:color="auto"/>
        <w:bottom w:val="none" w:sz="0" w:space="0" w:color="auto"/>
        <w:right w:val="none" w:sz="0" w:space="0" w:color="auto"/>
      </w:divBdr>
    </w:div>
    <w:div w:id="1853758020">
      <w:bodyDiv w:val="1"/>
      <w:marLeft w:val="0"/>
      <w:marRight w:val="0"/>
      <w:marTop w:val="0"/>
      <w:marBottom w:val="0"/>
      <w:divBdr>
        <w:top w:val="none" w:sz="0" w:space="0" w:color="auto"/>
        <w:left w:val="none" w:sz="0" w:space="0" w:color="auto"/>
        <w:bottom w:val="none" w:sz="0" w:space="0" w:color="auto"/>
        <w:right w:val="none" w:sz="0" w:space="0" w:color="auto"/>
      </w:divBdr>
    </w:div>
    <w:div w:id="1868450143">
      <w:bodyDiv w:val="1"/>
      <w:marLeft w:val="0"/>
      <w:marRight w:val="0"/>
      <w:marTop w:val="0"/>
      <w:marBottom w:val="0"/>
      <w:divBdr>
        <w:top w:val="none" w:sz="0" w:space="0" w:color="auto"/>
        <w:left w:val="none" w:sz="0" w:space="0" w:color="auto"/>
        <w:bottom w:val="none" w:sz="0" w:space="0" w:color="auto"/>
        <w:right w:val="none" w:sz="0" w:space="0" w:color="auto"/>
      </w:divBdr>
    </w:div>
    <w:div w:id="1873495610">
      <w:bodyDiv w:val="1"/>
      <w:marLeft w:val="0"/>
      <w:marRight w:val="0"/>
      <w:marTop w:val="0"/>
      <w:marBottom w:val="0"/>
      <w:divBdr>
        <w:top w:val="none" w:sz="0" w:space="0" w:color="auto"/>
        <w:left w:val="none" w:sz="0" w:space="0" w:color="auto"/>
        <w:bottom w:val="none" w:sz="0" w:space="0" w:color="auto"/>
        <w:right w:val="none" w:sz="0" w:space="0" w:color="auto"/>
      </w:divBdr>
    </w:div>
    <w:div w:id="1873836166">
      <w:bodyDiv w:val="1"/>
      <w:marLeft w:val="0"/>
      <w:marRight w:val="0"/>
      <w:marTop w:val="0"/>
      <w:marBottom w:val="0"/>
      <w:divBdr>
        <w:top w:val="none" w:sz="0" w:space="0" w:color="auto"/>
        <w:left w:val="none" w:sz="0" w:space="0" w:color="auto"/>
        <w:bottom w:val="none" w:sz="0" w:space="0" w:color="auto"/>
        <w:right w:val="none" w:sz="0" w:space="0" w:color="auto"/>
      </w:divBdr>
    </w:div>
    <w:div w:id="196406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hyperlink" Target="http://docs.oraclize.it/" TargetMode="External"/><Relationship Id="rId55" Type="http://schemas.openxmlformats.org/officeDocument/2006/relationships/hyperlink" Target="https://github.com/ethereum/devp2p/blob/master/rlpx.md" TargetMode="External"/><Relationship Id="rId63" Type="http://schemas.openxmlformats.org/officeDocument/2006/relationships/hyperlink" Target="https://monax.io/docs/documentation/pm/" TargetMode="External"/><Relationship Id="rId68" Type="http://schemas.openxmlformats.org/officeDocument/2006/relationships/hyperlink" Target="https://blog.ethereum.org/2015/08/01/introducing-casper-friendly-ghost/"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github.com/ethereum/wiki/wiki/RLP" TargetMode="External"/><Relationship Id="rId58" Type="http://schemas.openxmlformats.org/officeDocument/2006/relationships/hyperlink" Target="https://github.com/ethereum/wiki/wiki/Mining" TargetMode="External"/><Relationship Id="rId66" Type="http://schemas.openxmlformats.org/officeDocument/2006/relationships/hyperlink" Target="http://blog.carl.pro/2015/09/setup-a-local-ethereum-test-blockchain/"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2.deloitte.com/nl/nl/pages/innovatie/artikelen/blockchain-technology-9-benefits-and-7-challenges.html" TargetMode="External"/><Relationship Id="rId57" Type="http://schemas.openxmlformats.org/officeDocument/2006/relationships/hyperlink" Target="https://github.com/ethereum/wiki/blob/master/Dagger-Hashimoto.md" TargetMode="External"/><Relationship Id="rId61" Type="http://schemas.openxmlformats.org/officeDocument/2006/relationships/hyperlink" Target="https://monax.io/docs/documentation/db/"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ethereum/pyethsaletool/blob/master/python_sha3.py" TargetMode="External"/><Relationship Id="rId60" Type="http://schemas.openxmlformats.org/officeDocument/2006/relationships/hyperlink" Target="https://monax.io/docs/documentation/cli/" TargetMode="External"/><Relationship Id="rId65" Type="http://schemas.openxmlformats.org/officeDocument/2006/relationships/hyperlink" Target="https://github.com/eris-ltd/eris-db/issues/345"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downloads.hypriot.com/docker-hypriot_1.10.3-1_armhf.deb" TargetMode="External"/><Relationship Id="rId48" Type="http://schemas.openxmlformats.org/officeDocument/2006/relationships/hyperlink" Target="http://www.mckinsey.com/industries/high-tech/our-insights/the-internet-of-things" TargetMode="External"/><Relationship Id="rId56" Type="http://schemas.openxmlformats.org/officeDocument/2006/relationships/hyperlink" Target="https://github.com/ethereum/go-ethereum/wiki/Connecting-to-the-network" TargetMode="External"/><Relationship Id="rId64" Type="http://schemas.openxmlformats.org/officeDocument/2006/relationships/hyperlink" Target="https://bitcoinmagazine.com/articles/what-proof-of-stake-is-and-why-it-matters-1377531463" TargetMode="External"/><Relationship Id="rId69" Type="http://schemas.openxmlformats.org/officeDocument/2006/relationships/hyperlink" Target="https://ed25519.cr.yp.to/"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nist.gov/news-events/news/2015/08/nist-releases-sha-3-cryptographic-hash-standard" TargetMode="External"/><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docs.oraclize.it/" TargetMode="External"/><Relationship Id="rId25" Type="http://schemas.openxmlformats.org/officeDocument/2006/relationships/hyperlink" Target="https://github.com/ethereum/wiki/wiki/Ethash"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hyperlink" Target="https://monax.io/platform/" TargetMode="External"/><Relationship Id="rId67" Type="http://schemas.openxmlformats.org/officeDocument/2006/relationships/hyperlink" Target="https://github.com/ethereum/EIPs"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github.com/ethereum/wiki/wiki/Kademlia-Peer-Selection" TargetMode="External"/><Relationship Id="rId62" Type="http://schemas.openxmlformats.org/officeDocument/2006/relationships/hyperlink" Target="https://monax.io/docs/documentation/cm/" TargetMode="External"/><Relationship Id="rId70" Type="http://schemas.openxmlformats.org/officeDocument/2006/relationships/hyperlink" Target="https://blog.ethereum.org/2015/12/28/understanding-serenity-part-2-casper/"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F7CFE-D6EB-467F-A58A-F8A9FA90B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85</Pages>
  <Words>17667</Words>
  <Characters>100708</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Mamillapalli</dc:creator>
  <cp:keywords/>
  <dc:description/>
  <cp:lastModifiedBy>Renuka Muppavarapu</cp:lastModifiedBy>
  <cp:revision>3</cp:revision>
  <dcterms:created xsi:type="dcterms:W3CDTF">2016-12-03T03:14:00Z</dcterms:created>
  <dcterms:modified xsi:type="dcterms:W3CDTF">2016-12-03T03:25:00Z</dcterms:modified>
</cp:coreProperties>
</file>